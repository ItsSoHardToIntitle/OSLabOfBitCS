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2"/>
        <w:gridCol w:w="2373"/>
        <w:gridCol w:w="1888"/>
        <w:gridCol w:w="2625"/>
      </w:tblGrid>
      <w:tr w:rsidR="00BE61AF" w:rsidRPr="005D4944" w:rsidTr="005D4944">
        <w:tc>
          <w:tcPr>
            <w:tcW w:w="2022" w:type="dxa"/>
            <w:shd w:val="clear" w:color="auto" w:fill="auto"/>
          </w:tcPr>
          <w:p w:rsidR="005815E2" w:rsidRPr="005D4944" w:rsidRDefault="00707E5F" w:rsidP="005D4944">
            <w:pPr>
              <w:spacing w:line="360" w:lineRule="auto"/>
              <w:jc w:val="center"/>
              <w:rPr>
                <w:b/>
                <w:bCs/>
                <w:sz w:val="32"/>
                <w:szCs w:val="32"/>
              </w:rPr>
            </w:pPr>
            <w:r>
              <w:rPr>
                <w:rFonts w:hint="eastAsia"/>
                <w:b/>
                <w:bCs/>
                <w:sz w:val="32"/>
                <w:szCs w:val="32"/>
              </w:rPr>
              <w:t>a</w:t>
            </w:r>
            <w:r w:rsidR="005815E2" w:rsidRPr="005D4944">
              <w:rPr>
                <w:rFonts w:hint="eastAsia"/>
                <w:b/>
                <w:bCs/>
                <w:sz w:val="32"/>
                <w:szCs w:val="32"/>
              </w:rPr>
              <w:t>实验名称</w:t>
            </w:r>
          </w:p>
        </w:tc>
        <w:tc>
          <w:tcPr>
            <w:tcW w:w="7050" w:type="dxa"/>
            <w:gridSpan w:val="3"/>
            <w:shd w:val="clear" w:color="auto" w:fill="auto"/>
          </w:tcPr>
          <w:p w:rsidR="005815E2" w:rsidRPr="005D4944" w:rsidRDefault="00912ACA" w:rsidP="005D4944">
            <w:pPr>
              <w:spacing w:line="360" w:lineRule="auto"/>
              <w:rPr>
                <w:rFonts w:ascii="黑体" w:eastAsia="黑体" w:hAnsi="黑体"/>
                <w:b/>
                <w:bCs/>
                <w:sz w:val="32"/>
                <w:szCs w:val="32"/>
              </w:rPr>
            </w:pPr>
            <w:r>
              <w:rPr>
                <w:rFonts w:ascii="黑体" w:eastAsia="黑体" w:hAnsi="黑体" w:hint="eastAsia"/>
                <w:b/>
                <w:bCs/>
                <w:sz w:val="32"/>
                <w:szCs w:val="32"/>
              </w:rPr>
              <w:t>综合实验——文件搜索程序</w:t>
            </w:r>
            <w:del w:id="4" w:author="Jiaqi Zhang" w:date="2019-03-15T13:31:00Z">
              <w:r w:rsidR="0015584C" w:rsidRPr="005D4944" w:rsidDel="00CD3DDA">
                <w:rPr>
                  <w:rFonts w:ascii="黑体" w:eastAsia="黑体" w:hAnsi="黑体" w:hint="eastAsia"/>
                  <w:b/>
                  <w:bCs/>
                  <w:sz w:val="32"/>
                  <w:szCs w:val="32"/>
                </w:rPr>
                <w:delText>（</w:delText>
              </w:r>
              <w:r w:rsidR="0015584C" w:rsidRPr="005D4944" w:rsidDel="00CD3DDA">
                <w:rPr>
                  <w:rFonts w:ascii="黑体" w:eastAsia="黑体" w:hAnsi="黑体" w:hint="eastAsia"/>
                  <w:b/>
                  <w:bCs/>
                  <w:color w:val="FF0000"/>
                  <w:sz w:val="32"/>
                  <w:szCs w:val="32"/>
                </w:rPr>
                <w:delText>填写时请删除括号中</w:delText>
              </w:r>
              <w:r w:rsidR="00D82281" w:rsidRPr="005D4944" w:rsidDel="00CD3DDA">
                <w:rPr>
                  <w:rFonts w:ascii="黑体" w:eastAsia="黑体" w:hAnsi="黑体" w:hint="eastAsia"/>
                  <w:b/>
                  <w:bCs/>
                  <w:color w:val="FF0000"/>
                  <w:sz w:val="32"/>
                  <w:szCs w:val="32"/>
                </w:rPr>
                <w:delText>红色的</w:delText>
              </w:r>
              <w:r w:rsidR="0015584C" w:rsidRPr="005D4944" w:rsidDel="00CD3DDA">
                <w:rPr>
                  <w:rFonts w:ascii="黑体" w:eastAsia="黑体" w:hAnsi="黑体" w:hint="eastAsia"/>
                  <w:b/>
                  <w:bCs/>
                  <w:color w:val="FF0000"/>
                  <w:sz w:val="32"/>
                  <w:szCs w:val="32"/>
                </w:rPr>
                <w:delText>注解，包括我</w:delText>
              </w:r>
              <w:r w:rsidR="0015584C" w:rsidRPr="005D4944" w:rsidDel="00CD3DDA">
                <w:rPr>
                  <w:rFonts w:ascii="黑体" w:eastAsia="黑体" w:hAnsi="黑体" w:hint="eastAsia"/>
                  <w:b/>
                  <w:bCs/>
                  <w:sz w:val="32"/>
                  <w:szCs w:val="32"/>
                </w:rPr>
                <w:delText>）</w:delText>
              </w:r>
            </w:del>
          </w:p>
        </w:tc>
      </w:tr>
      <w:tr w:rsidR="00F0710F" w:rsidRPr="005D4944" w:rsidTr="005D4944">
        <w:tc>
          <w:tcPr>
            <w:tcW w:w="2022" w:type="dxa"/>
            <w:shd w:val="clear" w:color="auto" w:fill="auto"/>
          </w:tcPr>
          <w:p w:rsidR="005815E2" w:rsidRPr="005D4944" w:rsidRDefault="005815E2" w:rsidP="005D4944">
            <w:pPr>
              <w:spacing w:line="360" w:lineRule="auto"/>
              <w:jc w:val="center"/>
              <w:rPr>
                <w:b/>
                <w:bCs/>
                <w:sz w:val="32"/>
                <w:szCs w:val="32"/>
              </w:rPr>
            </w:pPr>
            <w:r w:rsidRPr="005D4944">
              <w:rPr>
                <w:rFonts w:hint="eastAsia"/>
                <w:b/>
                <w:bCs/>
                <w:sz w:val="32"/>
                <w:szCs w:val="32"/>
              </w:rPr>
              <w:t>学号</w:t>
            </w:r>
          </w:p>
        </w:tc>
        <w:tc>
          <w:tcPr>
            <w:tcW w:w="2373" w:type="dxa"/>
            <w:shd w:val="clear" w:color="auto" w:fill="auto"/>
          </w:tcPr>
          <w:p w:rsidR="005815E2" w:rsidRPr="005D4944" w:rsidRDefault="00CD3DDA" w:rsidP="005D4944">
            <w:pPr>
              <w:spacing w:line="360" w:lineRule="auto"/>
              <w:rPr>
                <w:rFonts w:ascii="仿宋" w:eastAsia="仿宋" w:hAnsi="仿宋"/>
                <w:b/>
                <w:bCs/>
                <w:sz w:val="32"/>
                <w:szCs w:val="32"/>
              </w:rPr>
            </w:pPr>
            <w:ins w:id="5" w:author="Jiaqi Zhang" w:date="2019-03-15T13:31:00Z">
              <w:r>
                <w:rPr>
                  <w:rFonts w:ascii="仿宋" w:eastAsia="仿宋" w:hAnsi="仿宋" w:hint="eastAsia"/>
                  <w:b/>
                  <w:bCs/>
                  <w:sz w:val="32"/>
                  <w:szCs w:val="32"/>
                </w:rPr>
                <w:t>1</w:t>
              </w:r>
              <w:r>
                <w:rPr>
                  <w:rFonts w:ascii="仿宋" w:eastAsia="仿宋" w:hAnsi="仿宋"/>
                  <w:b/>
                  <w:bCs/>
                  <w:sz w:val="32"/>
                  <w:szCs w:val="32"/>
                </w:rPr>
                <w:t>120161793</w:t>
              </w:r>
            </w:ins>
          </w:p>
        </w:tc>
        <w:tc>
          <w:tcPr>
            <w:tcW w:w="1888" w:type="dxa"/>
            <w:shd w:val="clear" w:color="auto" w:fill="auto"/>
          </w:tcPr>
          <w:p w:rsidR="005815E2" w:rsidRPr="005D4944" w:rsidRDefault="005815E2" w:rsidP="005D4944">
            <w:pPr>
              <w:spacing w:line="360" w:lineRule="auto"/>
              <w:jc w:val="center"/>
              <w:rPr>
                <w:b/>
                <w:bCs/>
                <w:sz w:val="32"/>
                <w:szCs w:val="32"/>
              </w:rPr>
            </w:pPr>
            <w:r w:rsidRPr="005D4944">
              <w:rPr>
                <w:rFonts w:hint="eastAsia"/>
                <w:b/>
                <w:bCs/>
                <w:sz w:val="32"/>
                <w:szCs w:val="32"/>
              </w:rPr>
              <w:t>姓名</w:t>
            </w:r>
          </w:p>
        </w:tc>
        <w:tc>
          <w:tcPr>
            <w:tcW w:w="2789" w:type="dxa"/>
            <w:shd w:val="clear" w:color="auto" w:fill="auto"/>
          </w:tcPr>
          <w:p w:rsidR="005815E2" w:rsidRPr="005D4944" w:rsidRDefault="00CD3DDA" w:rsidP="005D4944">
            <w:pPr>
              <w:spacing w:line="360" w:lineRule="auto"/>
              <w:rPr>
                <w:rFonts w:ascii="仿宋" w:eastAsia="仿宋" w:hAnsi="仿宋"/>
                <w:b/>
                <w:bCs/>
                <w:sz w:val="32"/>
                <w:szCs w:val="32"/>
              </w:rPr>
            </w:pPr>
            <w:proofErr w:type="gramStart"/>
            <w:ins w:id="6" w:author="Jiaqi Zhang" w:date="2019-03-15T13:31:00Z">
              <w:r>
                <w:rPr>
                  <w:rFonts w:ascii="仿宋" w:eastAsia="仿宋" w:hAnsi="仿宋" w:hint="eastAsia"/>
                  <w:b/>
                  <w:bCs/>
                  <w:sz w:val="32"/>
                  <w:szCs w:val="32"/>
                </w:rPr>
                <w:t>张嘉琦</w:t>
              </w:r>
            </w:ins>
            <w:proofErr w:type="gramEnd"/>
          </w:p>
        </w:tc>
      </w:tr>
      <w:tr w:rsidR="00D33316" w:rsidRPr="005D4944" w:rsidTr="005D4944">
        <w:trPr>
          <w:trHeight w:val="12474"/>
        </w:trPr>
        <w:tc>
          <w:tcPr>
            <w:tcW w:w="9072" w:type="dxa"/>
            <w:gridSpan w:val="4"/>
            <w:shd w:val="clear" w:color="auto" w:fill="auto"/>
          </w:tcPr>
          <w:p w:rsidR="00912ACA" w:rsidRPr="00635AA7" w:rsidRDefault="00912ACA" w:rsidP="005D4944">
            <w:pPr>
              <w:spacing w:line="360" w:lineRule="auto"/>
              <w:rPr>
                <w:rFonts w:ascii="楷体" w:eastAsia="楷体" w:hAnsi="楷体"/>
                <w:color w:val="4472C4" w:themeColor="accent1"/>
                <w:szCs w:val="21"/>
              </w:rPr>
            </w:pPr>
            <w:r w:rsidRPr="00635AA7">
              <w:rPr>
                <w:rFonts w:ascii="楷体" w:eastAsia="楷体" w:hAnsi="楷体" w:hint="eastAsia"/>
                <w:color w:val="4472C4" w:themeColor="accent1"/>
                <w:szCs w:val="21"/>
              </w:rPr>
              <w:t>&lt;</w:t>
            </w:r>
            <w:proofErr w:type="gramStart"/>
            <w:r w:rsidRPr="00635AA7">
              <w:rPr>
                <w:rFonts w:ascii="楷体" w:eastAsia="楷体" w:hAnsi="楷体" w:hint="eastAsia"/>
                <w:color w:val="4472C4" w:themeColor="accent1"/>
                <w:szCs w:val="21"/>
              </w:rPr>
              <w:t>张嘉琦</w:t>
            </w:r>
            <w:proofErr w:type="gramEnd"/>
            <w:r w:rsidRPr="00635AA7">
              <w:rPr>
                <w:rFonts w:ascii="楷体" w:eastAsia="楷体" w:hAnsi="楷体"/>
                <w:color w:val="4472C4" w:themeColor="accent1"/>
                <w:szCs w:val="21"/>
              </w:rPr>
              <w:t>&gt;</w:t>
            </w:r>
          </w:p>
          <w:p w:rsidR="00D33316" w:rsidRDefault="00D33316" w:rsidP="005D4944">
            <w:pPr>
              <w:spacing w:line="360" w:lineRule="auto"/>
              <w:rPr>
                <w:rFonts w:ascii="黑体" w:eastAsia="黑体" w:hAnsi="黑体"/>
                <w:b/>
                <w:sz w:val="28"/>
                <w:szCs w:val="28"/>
              </w:rPr>
            </w:pPr>
            <w:r w:rsidRPr="005D4944">
              <w:rPr>
                <w:rFonts w:ascii="黑体" w:eastAsia="黑体" w:hAnsi="黑体" w:hint="eastAsia"/>
                <w:b/>
                <w:sz w:val="28"/>
                <w:szCs w:val="28"/>
              </w:rPr>
              <w:t>一、</w:t>
            </w:r>
            <w:r w:rsidR="00912ACA">
              <w:rPr>
                <w:rFonts w:ascii="黑体" w:eastAsia="黑体" w:hAnsi="黑体" w:hint="eastAsia"/>
                <w:b/>
                <w:sz w:val="28"/>
                <w:szCs w:val="28"/>
              </w:rPr>
              <w:t>小组成员</w:t>
            </w:r>
          </w:p>
          <w:p w:rsidR="00912ACA" w:rsidRDefault="00912ACA" w:rsidP="00912ACA">
            <w:pPr>
              <w:pStyle w:val="ad"/>
            </w:pPr>
            <w:r>
              <w:rPr>
                <w:rFonts w:hint="eastAsia"/>
              </w:rPr>
              <w:t>组长：</w:t>
            </w:r>
            <w:r>
              <w:rPr>
                <w:rFonts w:hint="eastAsia"/>
              </w:rPr>
              <w:t>0</w:t>
            </w:r>
            <w:r>
              <w:t>7111603</w:t>
            </w:r>
            <w:r>
              <w:rPr>
                <w:rFonts w:hint="eastAsia"/>
              </w:rPr>
              <w:t>班</w:t>
            </w:r>
            <w:r>
              <w:rPr>
                <w:rFonts w:hint="eastAsia"/>
              </w:rPr>
              <w:t xml:space="preserve"> </w:t>
            </w:r>
            <w:proofErr w:type="gramStart"/>
            <w:r>
              <w:rPr>
                <w:rFonts w:hint="eastAsia"/>
              </w:rPr>
              <w:t>张嘉琦</w:t>
            </w:r>
            <w:proofErr w:type="gramEnd"/>
            <w:r>
              <w:rPr>
                <w:rFonts w:hint="eastAsia"/>
              </w:rPr>
              <w:t xml:space="preserve"> </w:t>
            </w:r>
            <w:r>
              <w:t>1120161793</w:t>
            </w:r>
          </w:p>
          <w:p w:rsidR="00912ACA" w:rsidRDefault="00912ACA" w:rsidP="00912ACA">
            <w:pPr>
              <w:pStyle w:val="ad"/>
            </w:pPr>
            <w:r>
              <w:rPr>
                <w:rFonts w:hint="eastAsia"/>
              </w:rPr>
              <w:t>组员：</w:t>
            </w:r>
            <w:r>
              <w:rPr>
                <w:rFonts w:hint="eastAsia"/>
              </w:rPr>
              <w:t>0</w:t>
            </w:r>
            <w:r>
              <w:t>7111603</w:t>
            </w:r>
            <w:r>
              <w:rPr>
                <w:rFonts w:hint="eastAsia"/>
              </w:rPr>
              <w:t>班</w:t>
            </w:r>
            <w:r>
              <w:rPr>
                <w:rFonts w:hint="eastAsia"/>
              </w:rPr>
              <w:t xml:space="preserve"> </w:t>
            </w:r>
            <w:r>
              <w:rPr>
                <w:rFonts w:hint="eastAsia"/>
              </w:rPr>
              <w:t>张</w:t>
            </w:r>
            <w:r>
              <w:rPr>
                <w:rFonts w:hint="eastAsia"/>
              </w:rPr>
              <w:t xml:space="preserve"> </w:t>
            </w:r>
            <w:r>
              <w:t xml:space="preserve"> </w:t>
            </w:r>
            <w:proofErr w:type="gramStart"/>
            <w:r>
              <w:rPr>
                <w:rFonts w:hint="eastAsia"/>
              </w:rPr>
              <w:t>圳</w:t>
            </w:r>
            <w:proofErr w:type="gramEnd"/>
            <w:r>
              <w:rPr>
                <w:rFonts w:hint="eastAsia"/>
              </w:rPr>
              <w:t xml:space="preserve"> </w:t>
            </w:r>
            <w:r>
              <w:t>1120161795</w:t>
            </w:r>
          </w:p>
          <w:p w:rsidR="00912ACA" w:rsidRDefault="00912ACA" w:rsidP="00912ACA">
            <w:pPr>
              <w:pStyle w:val="ad"/>
            </w:pPr>
            <w:r>
              <w:rPr>
                <w:rFonts w:hint="eastAsia"/>
              </w:rPr>
              <w:t xml:space="preserve"> </w:t>
            </w:r>
            <w:r>
              <w:t xml:space="preserve">     07111601</w:t>
            </w:r>
            <w:r>
              <w:rPr>
                <w:rFonts w:hint="eastAsia"/>
              </w:rPr>
              <w:t>班</w:t>
            </w:r>
            <w:r>
              <w:rPr>
                <w:rFonts w:hint="eastAsia"/>
              </w:rPr>
              <w:t xml:space="preserve"> </w:t>
            </w:r>
            <w:proofErr w:type="gramStart"/>
            <w:r>
              <w:rPr>
                <w:rFonts w:hint="eastAsia"/>
              </w:rPr>
              <w:t>艾若琳</w:t>
            </w:r>
            <w:proofErr w:type="gramEnd"/>
            <w:r>
              <w:rPr>
                <w:rFonts w:hint="eastAsia"/>
              </w:rPr>
              <w:t xml:space="preserve"> </w:t>
            </w:r>
            <w:r>
              <w:t>1120161768</w:t>
            </w:r>
          </w:p>
          <w:p w:rsidR="00912ACA" w:rsidRDefault="00912ACA" w:rsidP="00912ACA">
            <w:pPr>
              <w:pStyle w:val="ad"/>
            </w:pPr>
            <w:r>
              <w:rPr>
                <w:rFonts w:hint="eastAsia"/>
              </w:rPr>
              <w:t xml:space="preserve"> </w:t>
            </w:r>
            <w:r>
              <w:t xml:space="preserve">     07111601</w:t>
            </w:r>
            <w:r>
              <w:rPr>
                <w:rFonts w:hint="eastAsia"/>
              </w:rPr>
              <w:t>班</w:t>
            </w:r>
            <w:r>
              <w:rPr>
                <w:rFonts w:hint="eastAsia"/>
              </w:rPr>
              <w:t xml:space="preserve"> </w:t>
            </w:r>
            <w:r>
              <w:rPr>
                <w:rFonts w:hint="eastAsia"/>
              </w:rPr>
              <w:t>高钒</w:t>
            </w:r>
            <w:proofErr w:type="gramStart"/>
            <w:r>
              <w:rPr>
                <w:rFonts w:hint="eastAsia"/>
              </w:rPr>
              <w:t>骐</w:t>
            </w:r>
            <w:proofErr w:type="gramEnd"/>
            <w:r>
              <w:rPr>
                <w:rFonts w:hint="eastAsia"/>
              </w:rPr>
              <w:t xml:space="preserve"> </w:t>
            </w:r>
            <w:r>
              <w:t>1120161650</w:t>
            </w:r>
          </w:p>
          <w:p w:rsidR="00912ACA" w:rsidRDefault="00912ACA" w:rsidP="00912ACA">
            <w:pPr>
              <w:pStyle w:val="ad"/>
            </w:pPr>
          </w:p>
          <w:p w:rsidR="00912ACA" w:rsidRPr="00912ACA" w:rsidRDefault="00912ACA" w:rsidP="00912ACA">
            <w:pPr>
              <w:spacing w:line="360" w:lineRule="auto"/>
              <w:rPr>
                <w:rFonts w:ascii="黑体" w:eastAsia="黑体" w:hAnsi="黑体"/>
                <w:b/>
                <w:sz w:val="28"/>
                <w:szCs w:val="28"/>
              </w:rPr>
            </w:pPr>
            <w:r>
              <w:rPr>
                <w:rFonts w:ascii="黑体" w:eastAsia="黑体" w:hAnsi="黑体" w:hint="eastAsia"/>
                <w:b/>
                <w:sz w:val="28"/>
                <w:szCs w:val="28"/>
              </w:rPr>
              <w:t>二</w:t>
            </w:r>
            <w:r w:rsidRPr="005D4944">
              <w:rPr>
                <w:rFonts w:ascii="黑体" w:eastAsia="黑体" w:hAnsi="黑体" w:hint="eastAsia"/>
                <w:b/>
                <w:sz w:val="28"/>
                <w:szCs w:val="28"/>
              </w:rPr>
              <w:t>、</w:t>
            </w:r>
            <w:r>
              <w:rPr>
                <w:rFonts w:ascii="黑体" w:eastAsia="黑体" w:hAnsi="黑体" w:hint="eastAsia"/>
                <w:b/>
                <w:sz w:val="28"/>
                <w:szCs w:val="28"/>
              </w:rPr>
              <w:t>实验目的</w:t>
            </w:r>
          </w:p>
          <w:p w:rsidR="007B0BC7" w:rsidRDefault="004F2426" w:rsidP="00635AA7">
            <w:pPr>
              <w:pStyle w:val="af6"/>
              <w:rPr>
                <w:rFonts w:eastAsia="黑体"/>
              </w:rPr>
            </w:pPr>
            <w:ins w:id="7" w:author="Jiaqi Zhang" w:date="2019-03-16T17:38:00Z">
              <w:r w:rsidRPr="00204330">
                <w:t>1.</w:t>
              </w:r>
            </w:ins>
            <w:r w:rsidR="00847D77">
              <w:rPr>
                <w:rFonts w:eastAsia="黑体" w:hint="eastAsia"/>
              </w:rPr>
              <w:t>熟悉相关的操作系统原理</w:t>
            </w:r>
          </w:p>
          <w:p w:rsidR="00847D77" w:rsidRDefault="00847D77" w:rsidP="00635AA7">
            <w:pPr>
              <w:pStyle w:val="af6"/>
              <w:rPr>
                <w:rFonts w:eastAsia="黑体"/>
              </w:rPr>
            </w:pPr>
            <w:r>
              <w:rPr>
                <w:rFonts w:eastAsia="黑体" w:hint="eastAsia"/>
              </w:rPr>
              <w:t>2</w:t>
            </w:r>
            <w:r>
              <w:rPr>
                <w:rFonts w:eastAsia="黑体"/>
              </w:rPr>
              <w:t>.</w:t>
            </w:r>
            <w:r>
              <w:rPr>
                <w:rFonts w:eastAsia="黑体" w:hint="eastAsia"/>
              </w:rPr>
              <w:t>提高编程水平</w:t>
            </w:r>
          </w:p>
          <w:p w:rsidR="00847D77" w:rsidRPr="00204330" w:rsidRDefault="00847D77" w:rsidP="00635AA7">
            <w:pPr>
              <w:pStyle w:val="af6"/>
              <w:rPr>
                <w:ins w:id="8" w:author="Jiaqi Zhang" w:date="2019-03-16T17:31:00Z"/>
              </w:rPr>
            </w:pPr>
            <w:r>
              <w:rPr>
                <w:rFonts w:eastAsia="黑体" w:hint="eastAsia"/>
              </w:rPr>
              <w:t>3</w:t>
            </w:r>
            <w:r>
              <w:rPr>
                <w:rFonts w:eastAsia="黑体"/>
              </w:rPr>
              <w:t>.</w:t>
            </w:r>
            <w:r>
              <w:rPr>
                <w:rFonts w:eastAsia="黑体" w:hint="eastAsia"/>
              </w:rPr>
              <w:t>提升团队协作的能力</w:t>
            </w:r>
          </w:p>
          <w:p w:rsidR="005A4C4C" w:rsidRPr="00204330" w:rsidRDefault="005A4C4C" w:rsidP="005D4944">
            <w:pPr>
              <w:spacing w:line="360" w:lineRule="auto"/>
              <w:rPr>
                <w:b/>
                <w:sz w:val="24"/>
                <w:szCs w:val="24"/>
              </w:rPr>
            </w:pPr>
          </w:p>
          <w:p w:rsidR="00D33316" w:rsidRPr="00204330" w:rsidRDefault="009478E3" w:rsidP="005D4944">
            <w:pPr>
              <w:spacing w:line="360" w:lineRule="auto"/>
              <w:rPr>
                <w:rFonts w:eastAsia="黑体"/>
                <w:b/>
                <w:sz w:val="28"/>
                <w:szCs w:val="28"/>
              </w:rPr>
            </w:pPr>
            <w:r>
              <w:rPr>
                <w:rFonts w:eastAsia="黑体" w:hint="eastAsia"/>
                <w:b/>
                <w:sz w:val="28"/>
                <w:szCs w:val="28"/>
              </w:rPr>
              <w:t>三</w:t>
            </w:r>
            <w:r w:rsidR="00D33316" w:rsidRPr="00204330">
              <w:rPr>
                <w:rFonts w:eastAsia="黑体"/>
                <w:b/>
                <w:sz w:val="28"/>
                <w:szCs w:val="28"/>
              </w:rPr>
              <w:t>、实验内容</w:t>
            </w:r>
          </w:p>
          <w:p w:rsidR="001D3E3F" w:rsidRPr="001D3E3F" w:rsidRDefault="00587DF7" w:rsidP="001D3E3F">
            <w:pPr>
              <w:pStyle w:val="ad"/>
            </w:pPr>
            <w:r>
              <w:rPr>
                <w:rFonts w:hint="eastAsia"/>
              </w:rPr>
              <w:t>编写一个进行文件搜索的程序。选择文件夹后，该程序能够在此文件夹中根据给定的字符串或其他条件进行搜索，并将搜索结果按照特定方式呈现出来。还可以设置条件对搜索的结果进行筛选或按照特定的方式进行排序。搜索结果可以点击或进行其他相关的文件操作，还可以将搜索结果录入数据库或者进行统计处理。该程序主要涉及到操作系统中的文件操作，此外还带有一定的进程通信的内容。</w:t>
            </w:r>
          </w:p>
          <w:p w:rsidR="005A4C4C" w:rsidRPr="005D4944" w:rsidRDefault="00AB69AC" w:rsidP="005D4944">
            <w:pPr>
              <w:spacing w:line="360" w:lineRule="auto"/>
              <w:ind w:firstLineChars="176" w:firstLine="424"/>
              <w:rPr>
                <w:rFonts w:ascii="仿宋" w:eastAsia="仿宋" w:hAnsi="仿宋"/>
                <w:b/>
                <w:sz w:val="24"/>
                <w:szCs w:val="24"/>
              </w:rPr>
            </w:pPr>
            <w:del w:id="9" w:author="Jiaqi Zhang" w:date="2019-03-16T17:31:00Z">
              <w:r w:rsidRPr="005D4944" w:rsidDel="004F2426">
                <w:rPr>
                  <w:rFonts w:ascii="仿宋" w:eastAsia="仿宋" w:hAnsi="仿宋" w:hint="eastAsia"/>
                  <w:b/>
                  <w:sz w:val="24"/>
                  <w:szCs w:val="24"/>
                </w:rPr>
                <w:delText>（</w:delText>
              </w:r>
              <w:r w:rsidRPr="005D4944" w:rsidDel="004F2426">
                <w:rPr>
                  <w:rFonts w:ascii="仿宋" w:eastAsia="仿宋" w:hAnsi="仿宋" w:hint="eastAsia"/>
                  <w:b/>
                  <w:color w:val="FF0000"/>
                  <w:sz w:val="24"/>
                  <w:szCs w:val="24"/>
                </w:rPr>
                <w:delText>What，做什么，实验包括哪几部分内容，完成什么任务</w:delText>
              </w:r>
              <w:r w:rsidRPr="005D4944" w:rsidDel="004F2426">
                <w:rPr>
                  <w:rFonts w:ascii="仿宋" w:eastAsia="仿宋" w:hAnsi="仿宋" w:hint="eastAsia"/>
                  <w:b/>
                  <w:sz w:val="24"/>
                  <w:szCs w:val="24"/>
                </w:rPr>
                <w:delText>）</w:delText>
              </w:r>
            </w:del>
          </w:p>
          <w:p w:rsidR="00D33316" w:rsidRPr="005D4944" w:rsidRDefault="009478E3" w:rsidP="005D4944">
            <w:pPr>
              <w:spacing w:line="360" w:lineRule="auto"/>
              <w:rPr>
                <w:rFonts w:ascii="黑体" w:eastAsia="黑体" w:hAnsi="黑体"/>
                <w:b/>
                <w:sz w:val="28"/>
                <w:szCs w:val="28"/>
              </w:rPr>
            </w:pPr>
            <w:r>
              <w:rPr>
                <w:rFonts w:ascii="黑体" w:eastAsia="黑体" w:hAnsi="黑体" w:hint="eastAsia"/>
                <w:b/>
                <w:sz w:val="28"/>
                <w:szCs w:val="28"/>
              </w:rPr>
              <w:t>四</w:t>
            </w:r>
            <w:r w:rsidR="00D33316" w:rsidRPr="005D4944">
              <w:rPr>
                <w:rFonts w:ascii="黑体" w:eastAsia="黑体" w:hAnsi="黑体" w:hint="eastAsia"/>
                <w:b/>
                <w:sz w:val="28"/>
                <w:szCs w:val="28"/>
              </w:rPr>
              <w:t>、实验环境及配置方法</w:t>
            </w:r>
          </w:p>
          <w:p w:rsidR="00CD3DDA" w:rsidRPr="00E511CC" w:rsidRDefault="00CD3DDA" w:rsidP="00E511CC">
            <w:pPr>
              <w:pStyle w:val="ad"/>
            </w:pPr>
            <w:ins w:id="10" w:author="Jiaqi Zhang" w:date="2019-03-15T13:32:00Z">
              <w:r w:rsidRPr="00E511CC">
                <w:rPr>
                  <w:rFonts w:hint="eastAsia"/>
                </w:rPr>
                <w:t>操作系统：</w:t>
              </w:r>
            </w:ins>
            <w:r w:rsidR="00204330" w:rsidRPr="00E511CC">
              <w:rPr>
                <w:rFonts w:hint="eastAsia"/>
              </w:rPr>
              <w:t>Windows</w:t>
            </w:r>
            <w:r w:rsidR="00204330" w:rsidRPr="00E511CC">
              <w:t xml:space="preserve"> 10</w:t>
            </w:r>
          </w:p>
          <w:p w:rsidR="00204330" w:rsidRPr="00E511CC" w:rsidRDefault="00204330" w:rsidP="00E511CC">
            <w:pPr>
              <w:pStyle w:val="ad"/>
            </w:pPr>
            <w:r w:rsidRPr="00E511CC">
              <w:t>处理器：</w:t>
            </w:r>
            <w:r w:rsidRPr="00E511CC">
              <w:rPr>
                <w:rFonts w:hint="eastAsia"/>
              </w:rPr>
              <w:t>I</w:t>
            </w:r>
            <w:r w:rsidRPr="00E511CC">
              <w:t>ntel® Core™ i5-6300HQ CPU @ 2.30GHz</w:t>
            </w:r>
          </w:p>
          <w:p w:rsidR="00B77208" w:rsidRPr="00E511CC" w:rsidRDefault="00204330" w:rsidP="00587DF7">
            <w:pPr>
              <w:pStyle w:val="ad"/>
            </w:pPr>
            <w:r w:rsidRPr="00E511CC">
              <w:t>内存：</w:t>
            </w:r>
            <w:r w:rsidRPr="00E511CC">
              <w:rPr>
                <w:rFonts w:hint="eastAsia"/>
              </w:rPr>
              <w:t>8</w:t>
            </w:r>
            <w:r w:rsidRPr="00E511CC">
              <w:t>GB</w:t>
            </w:r>
          </w:p>
          <w:p w:rsidR="00204330" w:rsidRDefault="00204330" w:rsidP="00E511CC">
            <w:pPr>
              <w:pStyle w:val="ad"/>
            </w:pPr>
            <w:r w:rsidRPr="00E511CC">
              <w:t>编译器：</w:t>
            </w:r>
            <w:r w:rsidR="00587DF7">
              <w:t>E</w:t>
            </w:r>
            <w:r w:rsidR="00587DF7">
              <w:rPr>
                <w:rFonts w:hint="eastAsia"/>
              </w:rPr>
              <w:t>clipse</w:t>
            </w:r>
          </w:p>
          <w:p w:rsidR="00587DF7" w:rsidRPr="00E511CC" w:rsidRDefault="00587DF7" w:rsidP="00E511CC">
            <w:pPr>
              <w:pStyle w:val="ad"/>
              <w:rPr>
                <w:ins w:id="11" w:author="Jiaqi Zhang" w:date="2019-03-16T17:31:00Z"/>
              </w:rPr>
            </w:pPr>
            <w:r>
              <w:rPr>
                <w:rFonts w:hint="eastAsia"/>
              </w:rPr>
              <w:t>编程语言：</w:t>
            </w:r>
            <w:r>
              <w:rPr>
                <w:rFonts w:hint="eastAsia"/>
              </w:rPr>
              <w:t>Java</w:t>
            </w:r>
          </w:p>
          <w:p w:rsidR="00587DF7" w:rsidRPr="00635AA7" w:rsidRDefault="00587DF7" w:rsidP="00405EF2">
            <w:pPr>
              <w:spacing w:line="360" w:lineRule="auto"/>
              <w:rPr>
                <w:rFonts w:ascii="楷体" w:eastAsia="楷体" w:hAnsi="楷体"/>
                <w:color w:val="4472C4" w:themeColor="accent1"/>
                <w:szCs w:val="21"/>
              </w:rPr>
            </w:pPr>
            <w:r w:rsidRPr="00635AA7">
              <w:rPr>
                <w:rFonts w:ascii="楷体" w:eastAsia="楷体" w:hAnsi="楷体" w:hint="eastAsia"/>
                <w:color w:val="4472C4" w:themeColor="accent1"/>
                <w:szCs w:val="21"/>
              </w:rPr>
              <w:lastRenderedPageBreak/>
              <w:t>&lt;</w:t>
            </w:r>
            <w:r>
              <w:rPr>
                <w:rFonts w:ascii="楷体" w:eastAsia="楷体" w:hAnsi="楷体"/>
                <w:color w:val="4472C4" w:themeColor="accent1"/>
                <w:szCs w:val="21"/>
              </w:rPr>
              <w:t>/</w:t>
            </w:r>
            <w:proofErr w:type="gramStart"/>
            <w:r w:rsidRPr="00635AA7">
              <w:rPr>
                <w:rFonts w:ascii="楷体" w:eastAsia="楷体" w:hAnsi="楷体" w:hint="eastAsia"/>
                <w:color w:val="4472C4" w:themeColor="accent1"/>
                <w:szCs w:val="21"/>
              </w:rPr>
              <w:t>张嘉琦</w:t>
            </w:r>
            <w:proofErr w:type="gramEnd"/>
            <w:r w:rsidRPr="00635AA7">
              <w:rPr>
                <w:rFonts w:ascii="楷体" w:eastAsia="楷体" w:hAnsi="楷体"/>
                <w:color w:val="4472C4" w:themeColor="accent1"/>
                <w:szCs w:val="21"/>
              </w:rPr>
              <w:t>&gt;</w:t>
            </w:r>
          </w:p>
          <w:p w:rsidR="005A4C4C" w:rsidRPr="00587DF7" w:rsidRDefault="005A4C4C">
            <w:pPr>
              <w:pStyle w:val="ad"/>
              <w:pPrChange w:id="12" w:author="Jiaqi Zhang" w:date="2019-03-16T16:47:00Z">
                <w:pPr>
                  <w:spacing w:line="360" w:lineRule="auto"/>
                  <w:ind w:firstLineChars="176" w:firstLine="370"/>
                </w:pPr>
              </w:pPrChange>
            </w:pPr>
          </w:p>
          <w:p w:rsidR="00D33316" w:rsidRPr="005D4944" w:rsidRDefault="009478E3" w:rsidP="005D4944">
            <w:pPr>
              <w:spacing w:line="360" w:lineRule="auto"/>
              <w:rPr>
                <w:b/>
                <w:sz w:val="28"/>
                <w:szCs w:val="28"/>
              </w:rPr>
            </w:pPr>
            <w:r>
              <w:rPr>
                <w:rFonts w:ascii="黑体" w:eastAsia="黑体" w:hAnsi="黑体" w:hint="eastAsia"/>
                <w:b/>
                <w:sz w:val="28"/>
                <w:szCs w:val="28"/>
              </w:rPr>
              <w:t>五</w:t>
            </w:r>
            <w:r w:rsidR="00D33316" w:rsidRPr="005D4944">
              <w:rPr>
                <w:rFonts w:ascii="黑体" w:eastAsia="黑体" w:hAnsi="黑体" w:hint="eastAsia"/>
                <w:b/>
                <w:sz w:val="28"/>
                <w:szCs w:val="28"/>
              </w:rPr>
              <w:t>、实验方法和实验步骤</w:t>
            </w:r>
          </w:p>
          <w:p w:rsidR="00405EF2" w:rsidRPr="00405EF2" w:rsidRDefault="00405EF2" w:rsidP="00405EF2">
            <w:pPr>
              <w:spacing w:line="360" w:lineRule="auto"/>
              <w:rPr>
                <w:rFonts w:ascii="楷体" w:eastAsia="楷体" w:hAnsi="楷体"/>
                <w:color w:val="4472C4" w:themeColor="accent1"/>
                <w:szCs w:val="21"/>
              </w:rPr>
            </w:pPr>
            <w:r w:rsidRPr="00635AA7">
              <w:rPr>
                <w:rFonts w:ascii="楷体" w:eastAsia="楷体" w:hAnsi="楷体" w:hint="eastAsia"/>
                <w:color w:val="4472C4" w:themeColor="accent1"/>
                <w:szCs w:val="21"/>
              </w:rPr>
              <w:t>&lt;</w:t>
            </w:r>
            <w:r>
              <w:rPr>
                <w:rFonts w:ascii="楷体" w:eastAsia="楷体" w:hAnsi="楷体" w:hint="eastAsia"/>
                <w:color w:val="4472C4" w:themeColor="accent1"/>
                <w:szCs w:val="21"/>
              </w:rPr>
              <w:t>张</w:t>
            </w:r>
            <w:proofErr w:type="gramStart"/>
            <w:r>
              <w:rPr>
                <w:rFonts w:ascii="楷体" w:eastAsia="楷体" w:hAnsi="楷体" w:hint="eastAsia"/>
                <w:color w:val="4472C4" w:themeColor="accent1"/>
                <w:szCs w:val="21"/>
              </w:rPr>
              <w:t>圳</w:t>
            </w:r>
            <w:proofErr w:type="gramEnd"/>
            <w:r w:rsidRPr="00635AA7">
              <w:rPr>
                <w:rFonts w:ascii="楷体" w:eastAsia="楷体" w:hAnsi="楷体"/>
                <w:color w:val="4472C4" w:themeColor="accent1"/>
                <w:szCs w:val="21"/>
              </w:rPr>
              <w:t>&gt;</w:t>
            </w:r>
          </w:p>
          <w:p w:rsidR="00E2269F" w:rsidRPr="001451CB" w:rsidRDefault="00E2269F">
            <w:pPr>
              <w:pStyle w:val="af2"/>
              <w:rPr>
                <w:ins w:id="13" w:author="Jiaqi Zhang" w:date="2019-03-16T16:51:00Z"/>
              </w:rPr>
              <w:pPrChange w:id="14" w:author="Jiaqi Zhang" w:date="2019-03-16T16:52:00Z">
                <w:pPr>
                  <w:pStyle w:val="ad"/>
                </w:pPr>
              </w:pPrChange>
            </w:pPr>
            <w:ins w:id="15" w:author="Jiaqi Zhang" w:date="2019-03-16T16:51:00Z">
              <w:r w:rsidRPr="001451CB">
                <w:rPr>
                  <w:rFonts w:hint="eastAsia"/>
                </w:rPr>
                <w:t>1</w:t>
              </w:r>
              <w:r w:rsidRPr="001451CB">
                <w:t>.</w:t>
              </w:r>
            </w:ins>
            <w:r w:rsidR="00587DF7">
              <w:rPr>
                <w:rFonts w:hint="eastAsia"/>
              </w:rPr>
              <w:t>程序总体架构</w:t>
            </w:r>
          </w:p>
          <w:p w:rsidR="00587DF7" w:rsidRDefault="00587DF7" w:rsidP="00811CDD">
            <w:pPr>
              <w:pStyle w:val="ad"/>
            </w:pPr>
            <w:r>
              <w:rPr>
                <w:rFonts w:hint="eastAsia"/>
              </w:rPr>
              <w:t>程序的总体架构如图所示：</w:t>
            </w:r>
          </w:p>
          <w:p w:rsidR="00587DF7" w:rsidRDefault="00587DF7" w:rsidP="00587DF7">
            <w:pPr>
              <w:pStyle w:val="af"/>
            </w:pPr>
            <w:r>
              <w:drawing>
                <wp:inline distT="0" distB="0" distL="0" distR="0" wp14:anchorId="562CED92" wp14:editId="4670675B">
                  <wp:extent cx="5274310" cy="3512185"/>
                  <wp:effectExtent l="0" t="0" r="2540" b="0"/>
                  <wp:docPr id="12" name="图片 12"/>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8">
                            <a:extLst>
                              <a:ext uri="{28A0092B-C50C-407E-A947-70E740481C1C}">
                                <a14:useLocalDpi xmlns:a14="http://schemas.microsoft.com/office/drawing/2010/main" val="0"/>
                              </a:ext>
                            </a:extLst>
                          </a:blip>
                          <a:stretch>
                            <a:fillRect/>
                          </a:stretch>
                        </pic:blipFill>
                        <pic:spPr>
                          <a:xfrm>
                            <a:off x="0" y="0"/>
                            <a:ext cx="5274310" cy="3512185"/>
                          </a:xfrm>
                          <a:prstGeom prst="rect">
                            <a:avLst/>
                          </a:prstGeom>
                        </pic:spPr>
                      </pic:pic>
                    </a:graphicData>
                  </a:graphic>
                </wp:inline>
              </w:drawing>
            </w:r>
          </w:p>
          <w:p w:rsidR="004A5FD5" w:rsidRDefault="00587DF7" w:rsidP="00587DF7">
            <w:pPr>
              <w:pStyle w:val="ad"/>
            </w:pPr>
            <w:r>
              <w:rPr>
                <w:rFonts w:hint="eastAsia"/>
              </w:rPr>
              <w:t>工程中包括七个</w:t>
            </w:r>
            <w:r>
              <w:rPr>
                <w:rFonts w:hint="eastAsia"/>
              </w:rPr>
              <w:t>Java</w:t>
            </w:r>
            <w:r>
              <w:rPr>
                <w:rFonts w:hint="eastAsia"/>
              </w:rPr>
              <w:t>包，它们及每个包中的类如下：</w:t>
            </w:r>
          </w:p>
          <w:p w:rsidR="00587DF7" w:rsidRDefault="00587DF7" w:rsidP="00587DF7">
            <w:pPr>
              <w:pStyle w:val="ad"/>
              <w:numPr>
                <w:ilvl w:val="0"/>
                <w:numId w:val="43"/>
              </w:numPr>
              <w:ind w:firstLineChars="0"/>
            </w:pPr>
            <w:r>
              <w:rPr>
                <w:rFonts w:hint="eastAsia"/>
              </w:rPr>
              <w:t>application</w:t>
            </w:r>
            <w:r>
              <w:rPr>
                <w:rFonts w:hint="eastAsia"/>
              </w:rPr>
              <w:t>：</w:t>
            </w:r>
            <w:r>
              <w:rPr>
                <w:rFonts w:hint="eastAsia"/>
              </w:rPr>
              <w:t>Application</w:t>
            </w:r>
            <w:r>
              <w:t>.java</w:t>
            </w:r>
          </w:p>
          <w:p w:rsidR="00587DF7" w:rsidRDefault="00587DF7" w:rsidP="00587DF7">
            <w:pPr>
              <w:pStyle w:val="ad"/>
              <w:numPr>
                <w:ilvl w:val="0"/>
                <w:numId w:val="43"/>
              </w:numPr>
              <w:ind w:firstLineChars="0"/>
            </w:pPr>
            <w:proofErr w:type="spellStart"/>
            <w:r>
              <w:rPr>
                <w:rFonts w:hint="eastAsia"/>
              </w:rPr>
              <w:t>f</w:t>
            </w:r>
            <w:r>
              <w:t>ilesearch</w:t>
            </w:r>
            <w:proofErr w:type="spellEnd"/>
            <w:r>
              <w:rPr>
                <w:rFonts w:hint="eastAsia"/>
              </w:rPr>
              <w:t>：</w:t>
            </w:r>
            <w:r>
              <w:rPr>
                <w:rFonts w:hint="eastAsia"/>
              </w:rPr>
              <w:t>F</w:t>
            </w:r>
            <w:r>
              <w:t>ileSearch.java</w:t>
            </w:r>
          </w:p>
          <w:p w:rsidR="00587DF7" w:rsidRDefault="00587DF7" w:rsidP="00587DF7">
            <w:pPr>
              <w:pStyle w:val="ad"/>
              <w:numPr>
                <w:ilvl w:val="0"/>
                <w:numId w:val="43"/>
              </w:numPr>
              <w:ind w:firstLineChars="0"/>
            </w:pPr>
            <w:proofErr w:type="spellStart"/>
            <w:r>
              <w:rPr>
                <w:rFonts w:hint="eastAsia"/>
              </w:rPr>
              <w:t>f</w:t>
            </w:r>
            <w:r>
              <w:t>ileutil</w:t>
            </w:r>
            <w:proofErr w:type="spellEnd"/>
            <w:r>
              <w:rPr>
                <w:rFonts w:hint="eastAsia"/>
              </w:rPr>
              <w:t>：</w:t>
            </w:r>
            <w:r>
              <w:rPr>
                <w:rFonts w:hint="eastAsia"/>
              </w:rPr>
              <w:t>F</w:t>
            </w:r>
            <w:r>
              <w:t>ileUtil.java</w:t>
            </w:r>
          </w:p>
          <w:p w:rsidR="00587DF7" w:rsidRDefault="00587DF7" w:rsidP="00587DF7">
            <w:pPr>
              <w:pStyle w:val="ad"/>
              <w:numPr>
                <w:ilvl w:val="0"/>
                <w:numId w:val="43"/>
              </w:numPr>
              <w:ind w:firstLineChars="0"/>
            </w:pPr>
            <w:proofErr w:type="spellStart"/>
            <w:r>
              <w:rPr>
                <w:rFonts w:hint="eastAsia"/>
              </w:rPr>
              <w:t>s</w:t>
            </w:r>
            <w:r>
              <w:t>ortutil</w:t>
            </w:r>
            <w:proofErr w:type="spellEnd"/>
            <w:r>
              <w:rPr>
                <w:rFonts w:hint="eastAsia"/>
              </w:rPr>
              <w:t>：</w:t>
            </w:r>
            <w:r>
              <w:t>DefaultSortUtil.java</w:t>
            </w:r>
            <w:r>
              <w:rPr>
                <w:rFonts w:hint="eastAsia"/>
              </w:rPr>
              <w:t>、</w:t>
            </w:r>
            <w:r>
              <w:rPr>
                <w:rFonts w:hint="eastAsia"/>
              </w:rPr>
              <w:t>S</w:t>
            </w:r>
            <w:r>
              <w:t>ortUtil.java</w:t>
            </w:r>
          </w:p>
          <w:p w:rsidR="00587DF7" w:rsidRDefault="00587DF7" w:rsidP="00587DF7">
            <w:pPr>
              <w:pStyle w:val="ad"/>
              <w:numPr>
                <w:ilvl w:val="0"/>
                <w:numId w:val="43"/>
              </w:numPr>
              <w:ind w:firstLineChars="0"/>
            </w:pPr>
            <w:proofErr w:type="spellStart"/>
            <w:r>
              <w:rPr>
                <w:rFonts w:hint="eastAsia"/>
              </w:rPr>
              <w:t>s</w:t>
            </w:r>
            <w:r>
              <w:t>earchhistorydb</w:t>
            </w:r>
            <w:proofErr w:type="spellEnd"/>
            <w:r>
              <w:rPr>
                <w:rFonts w:hint="eastAsia"/>
              </w:rPr>
              <w:t>：</w:t>
            </w:r>
            <w:r>
              <w:rPr>
                <w:rFonts w:hint="eastAsia"/>
              </w:rPr>
              <w:t>C</w:t>
            </w:r>
            <w:r>
              <w:t>onnectionInstance.java</w:t>
            </w:r>
            <w:r>
              <w:rPr>
                <w:rFonts w:hint="eastAsia"/>
              </w:rPr>
              <w:t>、</w:t>
            </w:r>
            <w:r>
              <w:rPr>
                <w:rFonts w:hint="eastAsia"/>
              </w:rPr>
              <w:t>I</w:t>
            </w:r>
            <w:r>
              <w:t>nsertIntoDB.java</w:t>
            </w:r>
          </w:p>
          <w:p w:rsidR="00587DF7" w:rsidRDefault="00587DF7" w:rsidP="00587DF7">
            <w:pPr>
              <w:pStyle w:val="ad"/>
              <w:numPr>
                <w:ilvl w:val="0"/>
                <w:numId w:val="43"/>
              </w:numPr>
              <w:ind w:firstLineChars="0"/>
            </w:pPr>
            <w:proofErr w:type="spellStart"/>
            <w:r>
              <w:rPr>
                <w:rFonts w:hint="eastAsia"/>
              </w:rPr>
              <w:t>r</w:t>
            </w:r>
            <w:r>
              <w:t>esultvisual</w:t>
            </w:r>
            <w:proofErr w:type="spellEnd"/>
            <w:r>
              <w:rPr>
                <w:rFonts w:hint="eastAsia"/>
              </w:rPr>
              <w:t>：</w:t>
            </w:r>
            <w:r>
              <w:rPr>
                <w:rFonts w:hint="eastAsia"/>
              </w:rPr>
              <w:t>R</w:t>
            </w:r>
            <w:r>
              <w:t>esultVisual.java</w:t>
            </w:r>
          </w:p>
          <w:p w:rsidR="00587DF7" w:rsidRDefault="00587DF7" w:rsidP="00587DF7">
            <w:pPr>
              <w:pStyle w:val="ad"/>
              <w:numPr>
                <w:ilvl w:val="0"/>
                <w:numId w:val="43"/>
              </w:numPr>
              <w:ind w:firstLineChars="0"/>
            </w:pPr>
            <w:proofErr w:type="spellStart"/>
            <w:r>
              <w:rPr>
                <w:rFonts w:hint="eastAsia"/>
              </w:rPr>
              <w:t>g</w:t>
            </w:r>
            <w:r>
              <w:t>ui</w:t>
            </w:r>
            <w:proofErr w:type="spellEnd"/>
            <w:r>
              <w:rPr>
                <w:rFonts w:hint="eastAsia"/>
              </w:rPr>
              <w:t>：</w:t>
            </w:r>
            <w:r>
              <w:rPr>
                <w:rFonts w:hint="eastAsia"/>
              </w:rPr>
              <w:t>G</w:t>
            </w:r>
            <w:r>
              <w:t>UI.java</w:t>
            </w:r>
            <w:r>
              <w:rPr>
                <w:rFonts w:hint="eastAsia"/>
              </w:rPr>
              <w:t>、</w:t>
            </w:r>
            <w:r>
              <w:rPr>
                <w:rFonts w:hint="eastAsia"/>
              </w:rPr>
              <w:t>M</w:t>
            </w:r>
            <w:r>
              <w:t>enuBar.java</w:t>
            </w:r>
            <w:r>
              <w:rPr>
                <w:rFonts w:hint="eastAsia"/>
              </w:rPr>
              <w:t>、</w:t>
            </w:r>
            <w:r>
              <w:rPr>
                <w:rFonts w:hint="eastAsia"/>
              </w:rPr>
              <w:t>M</w:t>
            </w:r>
            <w:r>
              <w:t>essegeBox.java</w:t>
            </w:r>
            <w:r>
              <w:rPr>
                <w:rFonts w:hint="eastAsia"/>
              </w:rPr>
              <w:t>、</w:t>
            </w:r>
            <w:r>
              <w:rPr>
                <w:rFonts w:hint="eastAsia"/>
              </w:rPr>
              <w:t>S</w:t>
            </w:r>
            <w:r>
              <w:t>earch.java</w:t>
            </w:r>
            <w:r>
              <w:rPr>
                <w:rFonts w:hint="eastAsia"/>
              </w:rPr>
              <w:t>、</w:t>
            </w:r>
            <w:r>
              <w:rPr>
                <w:rFonts w:hint="eastAsia"/>
              </w:rPr>
              <w:t>S</w:t>
            </w:r>
            <w:r>
              <w:t>ortBox.java</w:t>
            </w:r>
            <w:r>
              <w:rPr>
                <w:rFonts w:hint="eastAsia"/>
              </w:rPr>
              <w:t>、</w:t>
            </w:r>
            <w:r>
              <w:rPr>
                <w:rFonts w:hint="eastAsia"/>
              </w:rPr>
              <w:t>T</w:t>
            </w:r>
            <w:r>
              <w:t>able.java</w:t>
            </w:r>
            <w:r>
              <w:rPr>
                <w:rFonts w:hint="eastAsia"/>
              </w:rPr>
              <w:t>、</w:t>
            </w:r>
            <w:r>
              <w:rPr>
                <w:rFonts w:hint="eastAsia"/>
              </w:rPr>
              <w:t>T</w:t>
            </w:r>
            <w:r>
              <w:t>ableRender.java</w:t>
            </w:r>
          </w:p>
          <w:p w:rsidR="00587DF7" w:rsidRDefault="00E67A4A" w:rsidP="00587DF7">
            <w:pPr>
              <w:pStyle w:val="ad"/>
            </w:pPr>
            <w:r>
              <w:rPr>
                <w:rFonts w:hint="eastAsia"/>
              </w:rPr>
              <w:t>其中，前六个包与程序运行原理相关，是该程序的后端；最后一个包是程序的界面相关，是该程序的前端。程序架构的难点在于前端与后端的结合。</w:t>
            </w:r>
          </w:p>
          <w:p w:rsidR="00996318" w:rsidRDefault="00996318" w:rsidP="00996318">
            <w:pPr>
              <w:pStyle w:val="af2"/>
            </w:pPr>
            <w:r>
              <w:lastRenderedPageBreak/>
              <w:t>2</w:t>
            </w:r>
            <w:ins w:id="16" w:author="Jiaqi Zhang" w:date="2019-03-16T16:51:00Z">
              <w:r w:rsidRPr="001451CB">
                <w:t>.</w:t>
              </w:r>
            </w:ins>
            <w:r>
              <w:rPr>
                <w:rFonts w:hint="eastAsia"/>
              </w:rPr>
              <w:t>程序后端</w:t>
            </w:r>
          </w:p>
          <w:p w:rsidR="00077CC6" w:rsidRDefault="00557415" w:rsidP="00557415">
            <w:pPr>
              <w:pStyle w:val="af4"/>
            </w:pPr>
            <w:r>
              <w:rPr>
                <w:rFonts w:hint="eastAsia"/>
              </w:rPr>
              <w:t>(</w:t>
            </w:r>
            <w:r w:rsidR="00996318">
              <w:t>1</w:t>
            </w:r>
            <w:r>
              <w:t>).</w:t>
            </w:r>
            <w:r w:rsidR="00996318">
              <w:t>A</w:t>
            </w:r>
            <w:r w:rsidR="00996318">
              <w:rPr>
                <w:rFonts w:hint="eastAsia"/>
              </w:rPr>
              <w:t>pplication</w:t>
            </w:r>
            <w:r w:rsidR="00996318">
              <w:rPr>
                <w:rFonts w:hint="eastAsia"/>
              </w:rPr>
              <w:t>类</w:t>
            </w:r>
          </w:p>
          <w:p w:rsidR="00510CA9" w:rsidRDefault="00510CA9" w:rsidP="00510CA9">
            <w:pPr>
              <w:pStyle w:val="af"/>
            </w:pPr>
            <w:r>
              <w:drawing>
                <wp:inline distT="0" distB="0" distL="0" distR="0" wp14:anchorId="65A9932E" wp14:editId="36582069">
                  <wp:extent cx="1288473" cy="3838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72479" cy="408823"/>
                          </a:xfrm>
                          <a:prstGeom prst="rect">
                            <a:avLst/>
                          </a:prstGeom>
                        </pic:spPr>
                      </pic:pic>
                    </a:graphicData>
                  </a:graphic>
                </wp:inline>
              </w:drawing>
            </w:r>
          </w:p>
          <w:p w:rsidR="003E60BE" w:rsidRDefault="00996318" w:rsidP="00996318">
            <w:pPr>
              <w:pStyle w:val="ad"/>
            </w:pPr>
            <w:r>
              <w:rPr>
                <w:rFonts w:hint="eastAsia"/>
              </w:rPr>
              <w:t>Application.</w:t>
            </w:r>
            <w:r>
              <w:t>java</w:t>
            </w:r>
            <w:r>
              <w:rPr>
                <w:rFonts w:hint="eastAsia"/>
              </w:rPr>
              <w:t>是项目的</w:t>
            </w:r>
            <w:r>
              <w:rPr>
                <w:rFonts w:hint="eastAsia"/>
              </w:rPr>
              <w:t>main</w:t>
            </w:r>
            <w:r>
              <w:rPr>
                <w:rFonts w:hint="eastAsia"/>
              </w:rPr>
              <w:t>方法入口类，该类调用</w:t>
            </w:r>
            <w:r>
              <w:rPr>
                <w:rFonts w:hint="eastAsia"/>
              </w:rPr>
              <w:t>G</w:t>
            </w:r>
            <w:r>
              <w:t>UI</w:t>
            </w:r>
            <w:r>
              <w:rPr>
                <w:rFonts w:hint="eastAsia"/>
              </w:rPr>
              <w:t>的静态方法</w:t>
            </w:r>
            <w:proofErr w:type="spellStart"/>
            <w:r>
              <w:rPr>
                <w:rFonts w:hint="eastAsia"/>
              </w:rPr>
              <w:t>get</w:t>
            </w:r>
            <w:r>
              <w:t>GUII</w:t>
            </w:r>
            <w:r>
              <w:rPr>
                <w:rFonts w:hint="eastAsia"/>
              </w:rPr>
              <w:t>nstance</w:t>
            </w:r>
            <w:proofErr w:type="spellEnd"/>
            <w:r>
              <w:rPr>
                <w:rFonts w:hint="eastAsia"/>
              </w:rPr>
              <w:t>获取一个</w:t>
            </w:r>
            <w:r>
              <w:rPr>
                <w:rFonts w:hint="eastAsia"/>
              </w:rPr>
              <w:t>G</w:t>
            </w:r>
            <w:r>
              <w:t>UI</w:t>
            </w:r>
            <w:r>
              <w:rPr>
                <w:rFonts w:hint="eastAsia"/>
              </w:rPr>
              <w:t>实例。</w:t>
            </w:r>
            <w:proofErr w:type="gramStart"/>
            <w:r>
              <w:rPr>
                <w:rFonts w:hint="eastAsia"/>
              </w:rPr>
              <w:t>采用单例模式</w:t>
            </w:r>
            <w:proofErr w:type="gramEnd"/>
            <w:r>
              <w:rPr>
                <w:rFonts w:hint="eastAsia"/>
              </w:rPr>
              <w:t>，确保自始至终只有一个</w:t>
            </w:r>
            <w:r>
              <w:rPr>
                <w:rFonts w:hint="eastAsia"/>
              </w:rPr>
              <w:t>G</w:t>
            </w:r>
            <w:r>
              <w:t>UI</w:t>
            </w:r>
            <w:r>
              <w:rPr>
                <w:rFonts w:hint="eastAsia"/>
              </w:rPr>
              <w:t>实例，这</w:t>
            </w:r>
            <w:proofErr w:type="gramStart"/>
            <w:r>
              <w:rPr>
                <w:rFonts w:hint="eastAsia"/>
              </w:rPr>
              <w:t>对于项</w:t>
            </w:r>
            <w:proofErr w:type="gramEnd"/>
            <w:r>
              <w:rPr>
                <w:rFonts w:hint="eastAsia"/>
              </w:rPr>
              <w:t>目的性能提升有一定程度上的帮助。</w:t>
            </w:r>
          </w:p>
          <w:p w:rsidR="00206821" w:rsidRDefault="00206821" w:rsidP="00206821">
            <w:pPr>
              <w:pStyle w:val="af4"/>
            </w:pPr>
            <w:r>
              <w:rPr>
                <w:rFonts w:hint="eastAsia"/>
              </w:rPr>
              <w:t>(</w:t>
            </w:r>
            <w:r w:rsidR="00510CA9">
              <w:t>2</w:t>
            </w:r>
            <w:r>
              <w:t>).</w:t>
            </w:r>
            <w:r w:rsidR="00510CA9">
              <w:t>S</w:t>
            </w:r>
            <w:r w:rsidR="00510CA9">
              <w:rPr>
                <w:rFonts w:hint="eastAsia"/>
              </w:rPr>
              <w:t>earch</w:t>
            </w:r>
            <w:r w:rsidR="00510CA9">
              <w:rPr>
                <w:rFonts w:hint="eastAsia"/>
              </w:rPr>
              <w:t>类</w:t>
            </w:r>
          </w:p>
          <w:p w:rsidR="00510CA9" w:rsidRDefault="009478E3" w:rsidP="009478E3">
            <w:pPr>
              <w:pStyle w:val="af"/>
            </w:pPr>
            <w:r>
              <w:drawing>
                <wp:inline distT="0" distB="0" distL="0" distR="0" wp14:anchorId="0A7D1CC6" wp14:editId="4339B2AB">
                  <wp:extent cx="2029691" cy="3262745"/>
                  <wp:effectExtent l="0" t="0" r="8890" b="0"/>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0">
                            <a:extLst>
                              <a:ext uri="{28A0092B-C50C-407E-A947-70E740481C1C}">
                                <a14:useLocalDpi xmlns:a14="http://schemas.microsoft.com/office/drawing/2010/main" val="0"/>
                              </a:ext>
                            </a:extLst>
                          </a:blip>
                          <a:srcRect l="1082" t="746" b="546"/>
                          <a:stretch/>
                        </pic:blipFill>
                        <pic:spPr bwMode="auto">
                          <a:xfrm>
                            <a:off x="0" y="0"/>
                            <a:ext cx="2041014" cy="3280947"/>
                          </a:xfrm>
                          <a:prstGeom prst="rect">
                            <a:avLst/>
                          </a:prstGeom>
                          <a:ln>
                            <a:noFill/>
                          </a:ln>
                          <a:extLst>
                            <a:ext uri="{53640926-AAD7-44D8-BBD7-CCE9431645EC}">
                              <a14:shadowObscured xmlns:a14="http://schemas.microsoft.com/office/drawing/2010/main"/>
                            </a:ext>
                          </a:extLst>
                        </pic:spPr>
                      </pic:pic>
                    </a:graphicData>
                  </a:graphic>
                </wp:inline>
              </w:drawing>
            </w:r>
          </w:p>
          <w:p w:rsidR="001F0368" w:rsidRDefault="009478E3" w:rsidP="00811CDD">
            <w:pPr>
              <w:pStyle w:val="ad"/>
            </w:pPr>
            <w:r>
              <w:rPr>
                <w:rFonts w:hint="eastAsia"/>
              </w:rPr>
              <w:t>该类的主要功能是调用</w:t>
            </w:r>
            <w:proofErr w:type="spellStart"/>
            <w:r>
              <w:rPr>
                <w:rFonts w:hint="eastAsia"/>
              </w:rPr>
              <w:t>File</w:t>
            </w:r>
            <w:r>
              <w:t>S</w:t>
            </w:r>
            <w:r>
              <w:rPr>
                <w:rFonts w:hint="eastAsia"/>
              </w:rPr>
              <w:t>earch</w:t>
            </w:r>
            <w:proofErr w:type="spellEnd"/>
            <w:r>
              <w:rPr>
                <w:rFonts w:hint="eastAsia"/>
              </w:rPr>
              <w:t>类进行搜索、将搜索结果进行展示、记录每次搜索消耗的时间、搜索结果的数目、调用</w:t>
            </w:r>
            <w:proofErr w:type="spellStart"/>
            <w:r>
              <w:rPr>
                <w:rFonts w:hint="eastAsia"/>
              </w:rPr>
              <w:t>Insert</w:t>
            </w:r>
            <w:r>
              <w:t>I</w:t>
            </w:r>
            <w:r>
              <w:rPr>
                <w:rFonts w:hint="eastAsia"/>
              </w:rPr>
              <w:t>nto</w:t>
            </w:r>
            <w:r>
              <w:t>DB</w:t>
            </w:r>
            <w:proofErr w:type="spellEnd"/>
            <w:r>
              <w:rPr>
                <w:rFonts w:hint="eastAsia"/>
              </w:rPr>
              <w:t>类保存搜索记录、保存每次过滤和排序功能使用的数据。</w:t>
            </w:r>
          </w:p>
          <w:p w:rsidR="009478E3" w:rsidRDefault="009478E3" w:rsidP="009478E3">
            <w:pPr>
              <w:pStyle w:val="af4"/>
            </w:pPr>
            <w:r>
              <w:rPr>
                <w:rFonts w:hint="eastAsia"/>
              </w:rPr>
              <w:t>(</w:t>
            </w:r>
            <w:r>
              <w:t>2).</w:t>
            </w:r>
            <w:proofErr w:type="spellStart"/>
            <w:r>
              <w:t>F</w:t>
            </w:r>
            <w:r>
              <w:rPr>
                <w:rFonts w:hint="eastAsia"/>
              </w:rPr>
              <w:t>ile</w:t>
            </w:r>
            <w:r>
              <w:t>S</w:t>
            </w:r>
            <w:r>
              <w:rPr>
                <w:rFonts w:hint="eastAsia"/>
              </w:rPr>
              <w:t>earch</w:t>
            </w:r>
            <w:proofErr w:type="spellEnd"/>
            <w:r>
              <w:rPr>
                <w:rFonts w:hint="eastAsia"/>
              </w:rPr>
              <w:t>类</w:t>
            </w:r>
          </w:p>
          <w:p w:rsidR="009478E3" w:rsidRDefault="009478E3" w:rsidP="009478E3">
            <w:pPr>
              <w:pStyle w:val="af"/>
            </w:pPr>
            <w:r>
              <w:drawing>
                <wp:inline distT="0" distB="0" distL="0" distR="0" wp14:anchorId="4E4A7B91" wp14:editId="558CD29F">
                  <wp:extent cx="2318769" cy="1114425"/>
                  <wp:effectExtent l="0" t="0" r="5715"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1">
                            <a:extLst>
                              <a:ext uri="{28A0092B-C50C-407E-A947-70E740481C1C}">
                                <a14:useLocalDpi xmlns:a14="http://schemas.microsoft.com/office/drawing/2010/main" val="0"/>
                              </a:ext>
                            </a:extLst>
                          </a:blip>
                          <a:srcRect l="915" t="2676" r="923" b="3179"/>
                          <a:stretch/>
                        </pic:blipFill>
                        <pic:spPr bwMode="auto">
                          <a:xfrm>
                            <a:off x="0" y="0"/>
                            <a:ext cx="2360681" cy="1134568"/>
                          </a:xfrm>
                          <a:prstGeom prst="rect">
                            <a:avLst/>
                          </a:prstGeom>
                          <a:ln>
                            <a:noFill/>
                          </a:ln>
                          <a:extLst>
                            <a:ext uri="{53640926-AAD7-44D8-BBD7-CCE9431645EC}">
                              <a14:shadowObscured xmlns:a14="http://schemas.microsoft.com/office/drawing/2010/main"/>
                            </a:ext>
                          </a:extLst>
                        </pic:spPr>
                      </pic:pic>
                    </a:graphicData>
                  </a:graphic>
                </wp:inline>
              </w:drawing>
            </w:r>
          </w:p>
          <w:p w:rsidR="009478E3" w:rsidRDefault="009478E3" w:rsidP="00811CDD">
            <w:pPr>
              <w:pStyle w:val="ad"/>
            </w:pPr>
            <w:r>
              <w:rPr>
                <w:rFonts w:hint="eastAsia"/>
              </w:rPr>
              <w:t>该类是项目的核心功能实现的部分，使用了</w:t>
            </w:r>
            <w:r>
              <w:rPr>
                <w:rFonts w:hint="eastAsia"/>
              </w:rPr>
              <w:t>Java</w:t>
            </w:r>
            <w:r>
              <w:t>8</w:t>
            </w:r>
            <w:r>
              <w:rPr>
                <w:rFonts w:hint="eastAsia"/>
              </w:rPr>
              <w:t>新特性</w:t>
            </w:r>
            <w:r>
              <w:rPr>
                <w:rFonts w:hint="eastAsia"/>
              </w:rPr>
              <w:t>N</w:t>
            </w:r>
            <w:r>
              <w:t>IO</w:t>
            </w:r>
            <w:r>
              <w:rPr>
                <w:rFonts w:hint="eastAsia"/>
              </w:rPr>
              <w:t>中的</w:t>
            </w:r>
            <w:proofErr w:type="spellStart"/>
            <w:r>
              <w:rPr>
                <w:rFonts w:hint="eastAsia"/>
              </w:rPr>
              <w:t>walk</w:t>
            </w:r>
            <w:r>
              <w:t>F</w:t>
            </w:r>
            <w:r>
              <w:rPr>
                <w:rFonts w:hint="eastAsia"/>
              </w:rPr>
              <w:t>ile</w:t>
            </w:r>
            <w:r>
              <w:t>T</w:t>
            </w:r>
            <w:r>
              <w:rPr>
                <w:rFonts w:hint="eastAsia"/>
              </w:rPr>
              <w:t>ree</w:t>
            </w:r>
            <w:proofErr w:type="spellEnd"/>
            <w:r>
              <w:rPr>
                <w:rFonts w:hint="eastAsia"/>
              </w:rPr>
              <w:t>的方式进行遍历搜索。方法接收待搜索文件夹的路径和搜索模式两个参数，搜索模式支持完全匹配、部分匹配、正则匹配和后缀名匹配。</w:t>
            </w:r>
          </w:p>
          <w:p w:rsidR="00D93EFB" w:rsidRDefault="00D93EFB" w:rsidP="00D93EFB">
            <w:pPr>
              <w:pStyle w:val="af4"/>
            </w:pPr>
            <w:r>
              <w:rPr>
                <w:rFonts w:hint="eastAsia"/>
              </w:rPr>
              <w:lastRenderedPageBreak/>
              <w:t>(</w:t>
            </w:r>
            <w:r>
              <w:t>3).</w:t>
            </w:r>
            <w:proofErr w:type="spellStart"/>
            <w:r>
              <w:t>F</w:t>
            </w:r>
            <w:r>
              <w:rPr>
                <w:rFonts w:hint="eastAsia"/>
              </w:rPr>
              <w:t>ile</w:t>
            </w:r>
            <w:r>
              <w:t>U</w:t>
            </w:r>
            <w:r>
              <w:rPr>
                <w:rFonts w:hint="eastAsia"/>
              </w:rPr>
              <w:t>til</w:t>
            </w:r>
            <w:proofErr w:type="spellEnd"/>
            <w:r>
              <w:rPr>
                <w:rFonts w:hint="eastAsia"/>
              </w:rPr>
              <w:t>类</w:t>
            </w:r>
          </w:p>
          <w:p w:rsidR="00D93EFB" w:rsidRDefault="00D93EFB" w:rsidP="00D93EFB">
            <w:pPr>
              <w:pStyle w:val="af"/>
            </w:pPr>
            <w:r>
              <w:drawing>
                <wp:inline distT="0" distB="0" distL="0" distR="0" wp14:anchorId="26F86C22" wp14:editId="7D729EFD">
                  <wp:extent cx="1717963" cy="773813"/>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4227" cy="790147"/>
                          </a:xfrm>
                          <a:prstGeom prst="rect">
                            <a:avLst/>
                          </a:prstGeom>
                        </pic:spPr>
                      </pic:pic>
                    </a:graphicData>
                  </a:graphic>
                </wp:inline>
              </w:drawing>
            </w:r>
          </w:p>
          <w:p w:rsidR="00D93EFB" w:rsidRDefault="00D93EFB" w:rsidP="00811CDD">
            <w:pPr>
              <w:pStyle w:val="ad"/>
            </w:pPr>
            <w:r>
              <w:rPr>
                <w:rFonts w:hint="eastAsia"/>
              </w:rPr>
              <w:t>这是一个文件操作相关的类，提供了文件或文件夹的复制、删除、打开和重命名的方法。</w:t>
            </w:r>
          </w:p>
          <w:p w:rsidR="00D93EFB" w:rsidRDefault="00D93EFB" w:rsidP="00D93EFB">
            <w:pPr>
              <w:pStyle w:val="af4"/>
            </w:pPr>
            <w:r>
              <w:rPr>
                <w:rFonts w:hint="eastAsia"/>
              </w:rPr>
              <w:t>(</w:t>
            </w:r>
            <w:r>
              <w:t>4).</w:t>
            </w:r>
            <w:proofErr w:type="spellStart"/>
            <w:r>
              <w:t>D</w:t>
            </w:r>
            <w:r>
              <w:rPr>
                <w:rFonts w:hint="eastAsia"/>
              </w:rPr>
              <w:t>efault</w:t>
            </w:r>
            <w:r>
              <w:t>S</w:t>
            </w:r>
            <w:r>
              <w:rPr>
                <w:rFonts w:hint="eastAsia"/>
              </w:rPr>
              <w:t>ort</w:t>
            </w:r>
            <w:r>
              <w:t>U</w:t>
            </w:r>
            <w:r>
              <w:rPr>
                <w:rFonts w:hint="eastAsia"/>
              </w:rPr>
              <w:t>til</w:t>
            </w:r>
            <w:proofErr w:type="spellEnd"/>
            <w:r>
              <w:rPr>
                <w:rFonts w:hint="eastAsia"/>
              </w:rPr>
              <w:t>类</w:t>
            </w:r>
          </w:p>
          <w:p w:rsidR="00D93EFB" w:rsidRDefault="00D93EFB" w:rsidP="00D93EFB">
            <w:pPr>
              <w:pStyle w:val="af"/>
            </w:pPr>
            <w:r>
              <w:drawing>
                <wp:inline distT="0" distB="0" distL="0" distR="0" wp14:anchorId="0646FC16" wp14:editId="68D61CCE">
                  <wp:extent cx="1035620" cy="2092036"/>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2147" cy="2125422"/>
                          </a:xfrm>
                          <a:prstGeom prst="rect">
                            <a:avLst/>
                          </a:prstGeom>
                        </pic:spPr>
                      </pic:pic>
                    </a:graphicData>
                  </a:graphic>
                </wp:inline>
              </w:drawing>
            </w:r>
          </w:p>
          <w:p w:rsidR="00D93EFB" w:rsidRDefault="00A35D70" w:rsidP="00811CDD">
            <w:pPr>
              <w:pStyle w:val="ad"/>
            </w:pPr>
            <w:r>
              <w:rPr>
                <w:rFonts w:hint="eastAsia"/>
              </w:rPr>
              <w:t>该类主要是对本项目中排序和过滤算法需要经常使用到的字段和数据结构进行初始化和存储，比如将文件的分类存储在</w:t>
            </w:r>
            <w:proofErr w:type="spellStart"/>
            <w:r>
              <w:rPr>
                <w:rFonts w:hint="eastAsia"/>
              </w:rPr>
              <w:t>Hash</w:t>
            </w:r>
            <w:r>
              <w:t>M</w:t>
            </w:r>
            <w:r>
              <w:rPr>
                <w:rFonts w:hint="eastAsia"/>
              </w:rPr>
              <w:t>ap</w:t>
            </w:r>
            <w:proofErr w:type="spellEnd"/>
            <w:r>
              <w:rPr>
                <w:rFonts w:hint="eastAsia"/>
              </w:rPr>
              <w:t>中，在排序和筛选时的速度会很快。例如，程序中存在对文件格式进行的操作，因此需要对文件名进行分析，抽取出文件的文件格式进行分析和分类，传统的方式为</w:t>
            </w:r>
            <w:r>
              <w:rPr>
                <w:rFonts w:hint="eastAsia"/>
              </w:rPr>
              <w:t>O</w:t>
            </w:r>
            <w:r>
              <w:t>(</w:t>
            </w:r>
            <w:r>
              <w:rPr>
                <w:rFonts w:hint="eastAsia"/>
              </w:rPr>
              <w:t>n</w:t>
            </w:r>
            <w:r>
              <w:t>)</w:t>
            </w:r>
            <w:r>
              <w:rPr>
                <w:rFonts w:hint="eastAsia"/>
              </w:rPr>
              <w:t>的时间复杂度，在数据量较大时会减慢性能，因此这里采用了时间复杂</w:t>
            </w:r>
            <w:proofErr w:type="gramStart"/>
            <w:r>
              <w:rPr>
                <w:rFonts w:hint="eastAsia"/>
              </w:rPr>
              <w:t>度仅仅</w:t>
            </w:r>
            <w:proofErr w:type="gramEnd"/>
            <w:r>
              <w:rPr>
                <w:rFonts w:hint="eastAsia"/>
              </w:rPr>
              <w:t>为</w:t>
            </w:r>
            <w:r>
              <w:rPr>
                <w:rFonts w:hint="eastAsia"/>
              </w:rPr>
              <w:t>O</w:t>
            </w:r>
            <w:r>
              <w:t>(1)</w:t>
            </w:r>
            <w:r>
              <w:rPr>
                <w:rFonts w:hint="eastAsia"/>
              </w:rPr>
              <w:t>的</w:t>
            </w:r>
            <w:proofErr w:type="spellStart"/>
            <w:r>
              <w:rPr>
                <w:rFonts w:hint="eastAsia"/>
              </w:rPr>
              <w:t>Hash</w:t>
            </w:r>
            <w:r>
              <w:t>M</w:t>
            </w:r>
            <w:r>
              <w:rPr>
                <w:rFonts w:hint="eastAsia"/>
              </w:rPr>
              <w:t>ap</w:t>
            </w:r>
            <w:proofErr w:type="spellEnd"/>
            <w:r>
              <w:rPr>
                <w:rFonts w:hint="eastAsia"/>
              </w:rPr>
              <w:t>数据结构进行处理。</w:t>
            </w:r>
          </w:p>
          <w:p w:rsidR="00A35D70" w:rsidRDefault="00A35D70" w:rsidP="00A35D70">
            <w:pPr>
              <w:pStyle w:val="af4"/>
            </w:pPr>
            <w:r>
              <w:rPr>
                <w:rFonts w:hint="eastAsia"/>
              </w:rPr>
              <w:t>(</w:t>
            </w:r>
            <w:r>
              <w:t>5).</w:t>
            </w:r>
            <w:proofErr w:type="spellStart"/>
            <w:r>
              <w:t>S</w:t>
            </w:r>
            <w:r>
              <w:rPr>
                <w:rFonts w:hint="eastAsia"/>
              </w:rPr>
              <w:t>ort</w:t>
            </w:r>
            <w:r>
              <w:t>U</w:t>
            </w:r>
            <w:r>
              <w:rPr>
                <w:rFonts w:hint="eastAsia"/>
              </w:rPr>
              <w:t>til</w:t>
            </w:r>
            <w:proofErr w:type="spellEnd"/>
            <w:r>
              <w:rPr>
                <w:rFonts w:hint="eastAsia"/>
              </w:rPr>
              <w:t>类</w:t>
            </w:r>
          </w:p>
          <w:p w:rsidR="00A35D70" w:rsidRDefault="00A35D70" w:rsidP="00A35D70">
            <w:pPr>
              <w:pStyle w:val="af"/>
            </w:pPr>
            <w:r>
              <w:drawing>
                <wp:inline distT="0" distB="0" distL="0" distR="0" wp14:anchorId="74BA21BF" wp14:editId="14CEA72C">
                  <wp:extent cx="2687782" cy="116564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6400" cy="1186734"/>
                          </a:xfrm>
                          <a:prstGeom prst="rect">
                            <a:avLst/>
                          </a:prstGeom>
                        </pic:spPr>
                      </pic:pic>
                    </a:graphicData>
                  </a:graphic>
                </wp:inline>
              </w:drawing>
            </w:r>
          </w:p>
          <w:p w:rsidR="00A35D70" w:rsidRDefault="00A35D70" w:rsidP="00811CDD">
            <w:pPr>
              <w:pStyle w:val="ad"/>
            </w:pPr>
            <w:r>
              <w:rPr>
                <w:rFonts w:hint="eastAsia"/>
              </w:rPr>
              <w:t>该类为项目中的排序操作提供比较器。其中有按名称排序、按文件路径排序、按文件大小排序、按修改时间排序和按文件格式排序五种。但初始设置时出现了问题，这是因为</w:t>
            </w:r>
            <w:proofErr w:type="spellStart"/>
            <w:r>
              <w:rPr>
                <w:rFonts w:hint="eastAsia"/>
              </w:rPr>
              <w:t>Hash</w:t>
            </w:r>
            <w:r>
              <w:t>M</w:t>
            </w:r>
            <w:r>
              <w:rPr>
                <w:rFonts w:hint="eastAsia"/>
              </w:rPr>
              <w:t>ap</w:t>
            </w:r>
            <w:proofErr w:type="spellEnd"/>
            <w:r>
              <w:rPr>
                <w:rFonts w:hint="eastAsia"/>
              </w:rPr>
              <w:t>在进行存储时存在一个“键值”，该数据结构是按键进行存储的，数据结构中不同的条目必须有不同的键值。因此在比较的时候如果仅按大小</w:t>
            </w:r>
            <w:r>
              <w:rPr>
                <w:rFonts w:hint="eastAsia"/>
              </w:rPr>
              <w:lastRenderedPageBreak/>
              <w:t>比较，相同大小的文件就像被“吃掉”了一样，无法显示。我们发现文件的路径（包括文件名本身）是唯一的键值，因此在代码中添加了比较器相等时的操作，最后按照文件的路径进行排序。例如，如果两个文件的大小一样，则按文件名排序，如果依旧一样则按路径进行排序。</w:t>
            </w:r>
          </w:p>
          <w:p w:rsidR="00A35D70" w:rsidRDefault="00A35D70" w:rsidP="00A35D70">
            <w:pPr>
              <w:pStyle w:val="af4"/>
            </w:pPr>
            <w:r>
              <w:rPr>
                <w:rFonts w:hint="eastAsia"/>
              </w:rPr>
              <w:t>(</w:t>
            </w:r>
            <w:r>
              <w:t>6).</w:t>
            </w:r>
            <w:proofErr w:type="spellStart"/>
            <w:r>
              <w:t>C</w:t>
            </w:r>
            <w:r>
              <w:rPr>
                <w:rFonts w:hint="eastAsia"/>
              </w:rPr>
              <w:t>onnection</w:t>
            </w:r>
            <w:r>
              <w:t>I</w:t>
            </w:r>
            <w:r>
              <w:rPr>
                <w:rFonts w:hint="eastAsia"/>
              </w:rPr>
              <w:t>nstance</w:t>
            </w:r>
            <w:proofErr w:type="spellEnd"/>
            <w:r>
              <w:rPr>
                <w:rFonts w:hint="eastAsia"/>
              </w:rPr>
              <w:t>类</w:t>
            </w:r>
          </w:p>
          <w:p w:rsidR="00A35D70" w:rsidRDefault="00A35D70" w:rsidP="00A35D70">
            <w:pPr>
              <w:pStyle w:val="af"/>
            </w:pPr>
            <w:r>
              <w:drawing>
                <wp:inline distT="0" distB="0" distL="0" distR="0" wp14:anchorId="30FD28AB" wp14:editId="33FE9009">
                  <wp:extent cx="1433945" cy="1329576"/>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9518" cy="1344016"/>
                          </a:xfrm>
                          <a:prstGeom prst="rect">
                            <a:avLst/>
                          </a:prstGeom>
                        </pic:spPr>
                      </pic:pic>
                    </a:graphicData>
                  </a:graphic>
                </wp:inline>
              </w:drawing>
            </w:r>
          </w:p>
          <w:p w:rsidR="00A35D70" w:rsidRDefault="00A35D70" w:rsidP="00811CDD">
            <w:pPr>
              <w:pStyle w:val="ad"/>
            </w:pPr>
            <w:r>
              <w:rPr>
                <w:rFonts w:hint="eastAsia"/>
              </w:rPr>
              <w:t>该类提供一个数据库的连接实例，也使用</w:t>
            </w:r>
            <w:proofErr w:type="gramStart"/>
            <w:r>
              <w:rPr>
                <w:rFonts w:hint="eastAsia"/>
              </w:rPr>
              <w:t>了单</w:t>
            </w:r>
            <w:r w:rsidR="00405EF2">
              <w:rPr>
                <w:rFonts w:hint="eastAsia"/>
              </w:rPr>
              <w:t>例模式</w:t>
            </w:r>
            <w:proofErr w:type="gramEnd"/>
            <w:r w:rsidR="00405EF2">
              <w:rPr>
                <w:rFonts w:hint="eastAsia"/>
              </w:rPr>
              <w:t>，同</w:t>
            </w:r>
            <w:r w:rsidR="00405EF2">
              <w:rPr>
                <w:rFonts w:hint="eastAsia"/>
              </w:rPr>
              <w:t>G</w:t>
            </w:r>
            <w:r w:rsidR="00405EF2">
              <w:t>UI</w:t>
            </w:r>
            <w:r w:rsidR="00405EF2">
              <w:rPr>
                <w:rFonts w:hint="eastAsia"/>
              </w:rPr>
              <w:t>类似。这里采用的数据库是</w:t>
            </w:r>
            <w:r w:rsidR="00405EF2">
              <w:rPr>
                <w:rFonts w:hint="eastAsia"/>
              </w:rPr>
              <w:t>My</w:t>
            </w:r>
            <w:r w:rsidR="00405EF2">
              <w:t>SQL</w:t>
            </w:r>
            <w:r w:rsidR="00405EF2">
              <w:rPr>
                <w:rFonts w:hint="eastAsia"/>
              </w:rPr>
              <w:t>。</w:t>
            </w:r>
          </w:p>
          <w:p w:rsidR="00405EF2" w:rsidRDefault="00405EF2" w:rsidP="00405EF2">
            <w:pPr>
              <w:pStyle w:val="af4"/>
            </w:pPr>
            <w:r>
              <w:rPr>
                <w:rFonts w:hint="eastAsia"/>
              </w:rPr>
              <w:t>(</w:t>
            </w:r>
            <w:r>
              <w:t>7).</w:t>
            </w:r>
            <w:proofErr w:type="spellStart"/>
            <w:r>
              <w:t>I</w:t>
            </w:r>
            <w:r>
              <w:rPr>
                <w:rFonts w:hint="eastAsia"/>
              </w:rPr>
              <w:t>nsert</w:t>
            </w:r>
            <w:r>
              <w:t>I</w:t>
            </w:r>
            <w:r>
              <w:rPr>
                <w:rFonts w:hint="eastAsia"/>
              </w:rPr>
              <w:t>nto</w:t>
            </w:r>
            <w:r>
              <w:t>DB</w:t>
            </w:r>
            <w:proofErr w:type="spellEnd"/>
            <w:r>
              <w:rPr>
                <w:rFonts w:hint="eastAsia"/>
              </w:rPr>
              <w:t>类</w:t>
            </w:r>
          </w:p>
          <w:p w:rsidR="00405EF2" w:rsidRDefault="00405EF2" w:rsidP="00405EF2">
            <w:pPr>
              <w:pStyle w:val="af"/>
            </w:pPr>
            <w:r>
              <w:drawing>
                <wp:inline distT="0" distB="0" distL="0" distR="0" wp14:anchorId="75ECA8BA" wp14:editId="65F9A0E9">
                  <wp:extent cx="1863436" cy="1301793"/>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84065" cy="1316204"/>
                          </a:xfrm>
                          <a:prstGeom prst="rect">
                            <a:avLst/>
                          </a:prstGeom>
                        </pic:spPr>
                      </pic:pic>
                    </a:graphicData>
                  </a:graphic>
                </wp:inline>
              </w:drawing>
            </w:r>
          </w:p>
          <w:p w:rsidR="00405EF2" w:rsidRDefault="00405EF2" w:rsidP="00811CDD">
            <w:pPr>
              <w:pStyle w:val="ad"/>
            </w:pPr>
            <w:r>
              <w:rPr>
                <w:rFonts w:hint="eastAsia"/>
              </w:rPr>
              <w:t>本项目中使用数据库，主要是用来保存用户的搜索记录，即搜索时间、搜索的关键字和搜索模式，同时记录了用户最终的筛选结果的详细信息和每种类型的文件数量。</w:t>
            </w:r>
          </w:p>
          <w:p w:rsidR="00405EF2" w:rsidRDefault="00405EF2" w:rsidP="00405EF2">
            <w:pPr>
              <w:pStyle w:val="af4"/>
            </w:pPr>
            <w:r>
              <w:rPr>
                <w:rFonts w:hint="eastAsia"/>
              </w:rPr>
              <w:t>(</w:t>
            </w:r>
            <w:r>
              <w:t>8).</w:t>
            </w:r>
            <w:proofErr w:type="spellStart"/>
            <w:r>
              <w:t>R</w:t>
            </w:r>
            <w:r>
              <w:rPr>
                <w:rFonts w:hint="eastAsia"/>
              </w:rPr>
              <w:t>esult</w:t>
            </w:r>
            <w:r>
              <w:t>V</w:t>
            </w:r>
            <w:r>
              <w:rPr>
                <w:rFonts w:hint="eastAsia"/>
              </w:rPr>
              <w:t>isual</w:t>
            </w:r>
            <w:proofErr w:type="spellEnd"/>
            <w:r>
              <w:rPr>
                <w:rFonts w:hint="eastAsia"/>
              </w:rPr>
              <w:t>类</w:t>
            </w:r>
          </w:p>
          <w:p w:rsidR="00405EF2" w:rsidRDefault="00405EF2" w:rsidP="00405EF2">
            <w:pPr>
              <w:pStyle w:val="af"/>
            </w:pPr>
            <w:r>
              <w:drawing>
                <wp:inline distT="0" distB="0" distL="0" distR="0" wp14:anchorId="74AC30FB" wp14:editId="4DD42412">
                  <wp:extent cx="2331893" cy="1946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0021" cy="1961620"/>
                          </a:xfrm>
                          <a:prstGeom prst="rect">
                            <a:avLst/>
                          </a:prstGeom>
                        </pic:spPr>
                      </pic:pic>
                    </a:graphicData>
                  </a:graphic>
                </wp:inline>
              </w:drawing>
            </w:r>
          </w:p>
          <w:p w:rsidR="00405EF2" w:rsidRDefault="00405EF2" w:rsidP="00811CDD">
            <w:pPr>
              <w:pStyle w:val="ad"/>
            </w:pPr>
            <w:r>
              <w:rPr>
                <w:rFonts w:hint="eastAsia"/>
              </w:rPr>
              <w:t>该类用于将用户的搜索结果进行可视化展示，即柱状图或饼状图的形式。这里</w:t>
            </w:r>
            <w:r>
              <w:rPr>
                <w:rFonts w:hint="eastAsia"/>
              </w:rPr>
              <w:lastRenderedPageBreak/>
              <w:t>会展示用户的搜索结果中每种类型的文件（如</w:t>
            </w:r>
            <w:r>
              <w:rPr>
                <w:rFonts w:hint="eastAsia"/>
              </w:rPr>
              <w:t>jpg</w:t>
            </w:r>
            <w:r>
              <w:rPr>
                <w:rFonts w:hint="eastAsia"/>
              </w:rPr>
              <w:t>、</w:t>
            </w:r>
            <w:proofErr w:type="spellStart"/>
            <w:r>
              <w:rPr>
                <w:rFonts w:hint="eastAsia"/>
              </w:rPr>
              <w:t>png</w:t>
            </w:r>
            <w:proofErr w:type="spellEnd"/>
            <w:r>
              <w:rPr>
                <w:rFonts w:hint="eastAsia"/>
              </w:rPr>
              <w:t>等）或大类（如图片类、视频类等）的具体数量。默认展示数量最多的前</w:t>
            </w:r>
            <w:r>
              <w:rPr>
                <w:rFonts w:hint="eastAsia"/>
              </w:rPr>
              <w:t>6</w:t>
            </w:r>
            <w:r>
              <w:rPr>
                <w:rFonts w:hint="eastAsia"/>
              </w:rPr>
              <w:t>种</w:t>
            </w:r>
            <w:r>
              <w:rPr>
                <w:rFonts w:hint="eastAsia"/>
              </w:rPr>
              <w:t>/</w:t>
            </w:r>
            <w:r>
              <w:rPr>
                <w:rFonts w:hint="eastAsia"/>
              </w:rPr>
              <w:t>类以及每种类型文件的占比，总计四种可视化结果。详细的数据用户可以在数据库中查看更加细致的情况。</w:t>
            </w:r>
          </w:p>
          <w:p w:rsidR="009478E3" w:rsidRPr="009478E3" w:rsidRDefault="009478E3" w:rsidP="009478E3">
            <w:pPr>
              <w:spacing w:line="360" w:lineRule="auto"/>
              <w:rPr>
                <w:rFonts w:ascii="楷体" w:eastAsia="楷体" w:hAnsi="楷体"/>
                <w:color w:val="4472C4" w:themeColor="accent1"/>
                <w:szCs w:val="21"/>
              </w:rPr>
            </w:pPr>
            <w:r w:rsidRPr="00635AA7">
              <w:rPr>
                <w:rFonts w:ascii="楷体" w:eastAsia="楷体" w:hAnsi="楷体" w:hint="eastAsia"/>
                <w:color w:val="4472C4" w:themeColor="accent1"/>
                <w:szCs w:val="21"/>
              </w:rPr>
              <w:t>&lt;</w:t>
            </w:r>
            <w:r w:rsidRPr="00635AA7">
              <w:rPr>
                <w:rFonts w:ascii="楷体" w:eastAsia="楷体" w:hAnsi="楷体"/>
                <w:color w:val="4472C4" w:themeColor="accent1"/>
                <w:szCs w:val="21"/>
              </w:rPr>
              <w:t>/</w:t>
            </w:r>
            <w:r w:rsidRPr="00635AA7">
              <w:rPr>
                <w:rFonts w:ascii="楷体" w:eastAsia="楷体" w:hAnsi="楷体" w:hint="eastAsia"/>
                <w:color w:val="4472C4" w:themeColor="accent1"/>
                <w:szCs w:val="21"/>
              </w:rPr>
              <w:t>张</w:t>
            </w:r>
            <w:proofErr w:type="gramStart"/>
            <w:r w:rsidRPr="00635AA7">
              <w:rPr>
                <w:rFonts w:ascii="楷体" w:eastAsia="楷体" w:hAnsi="楷体" w:hint="eastAsia"/>
                <w:color w:val="4472C4" w:themeColor="accent1"/>
                <w:szCs w:val="21"/>
              </w:rPr>
              <w:t>圳</w:t>
            </w:r>
            <w:proofErr w:type="gramEnd"/>
            <w:r w:rsidRPr="00635AA7">
              <w:rPr>
                <w:rFonts w:ascii="楷体" w:eastAsia="楷体" w:hAnsi="楷体"/>
                <w:color w:val="4472C4" w:themeColor="accent1"/>
                <w:szCs w:val="21"/>
              </w:rPr>
              <w:t>&gt;</w:t>
            </w:r>
          </w:p>
          <w:p w:rsidR="008E4966" w:rsidRDefault="009478E3">
            <w:pPr>
              <w:pStyle w:val="af2"/>
            </w:pPr>
            <w:r>
              <w:t>3</w:t>
            </w:r>
            <w:ins w:id="17" w:author="Jiaqi Zhang" w:date="2019-03-16T16:51:00Z">
              <w:r w:rsidR="008E4966" w:rsidRPr="001451CB">
                <w:t>.</w:t>
              </w:r>
            </w:ins>
            <w:r w:rsidR="008E4966">
              <w:rPr>
                <w:rFonts w:hint="eastAsia"/>
              </w:rPr>
              <w:t xml:space="preserve"> </w:t>
            </w:r>
            <w:r>
              <w:rPr>
                <w:rFonts w:hint="eastAsia"/>
              </w:rPr>
              <w:t>程序前端</w:t>
            </w:r>
          </w:p>
          <w:p w:rsidR="008C72A4" w:rsidRPr="008C72A4" w:rsidRDefault="008C72A4" w:rsidP="008C72A4">
            <w:pPr>
              <w:spacing w:line="360" w:lineRule="auto"/>
              <w:rPr>
                <w:ins w:id="18" w:author="Jiaqi Zhang" w:date="2019-03-16T16:51:00Z"/>
                <w:rFonts w:ascii="楷体" w:eastAsia="楷体" w:hAnsi="楷体"/>
                <w:color w:val="4472C4" w:themeColor="accent1"/>
                <w:szCs w:val="21"/>
              </w:rPr>
            </w:pPr>
            <w:r w:rsidRPr="00635AA7">
              <w:rPr>
                <w:rFonts w:ascii="楷体" w:eastAsia="楷体" w:hAnsi="楷体" w:hint="eastAsia"/>
                <w:color w:val="4472C4" w:themeColor="accent1"/>
                <w:szCs w:val="21"/>
              </w:rPr>
              <w:t>&lt;</w:t>
            </w:r>
            <w:proofErr w:type="gramStart"/>
            <w:r>
              <w:rPr>
                <w:rFonts w:ascii="楷体" w:eastAsia="楷体" w:hAnsi="楷体" w:hint="eastAsia"/>
                <w:color w:val="4472C4" w:themeColor="accent1"/>
                <w:szCs w:val="21"/>
              </w:rPr>
              <w:t>张嘉琦</w:t>
            </w:r>
            <w:proofErr w:type="gramEnd"/>
            <w:r w:rsidRPr="00635AA7">
              <w:rPr>
                <w:rFonts w:ascii="楷体" w:eastAsia="楷体" w:hAnsi="楷体"/>
                <w:color w:val="4472C4" w:themeColor="accent1"/>
                <w:szCs w:val="21"/>
              </w:rPr>
              <w:t>&gt;</w:t>
            </w:r>
          </w:p>
          <w:p w:rsidR="008E4966" w:rsidRDefault="008E4966" w:rsidP="008E4966">
            <w:pPr>
              <w:pStyle w:val="af4"/>
            </w:pPr>
            <w:r>
              <w:rPr>
                <w:rFonts w:hint="eastAsia"/>
              </w:rPr>
              <w:t>(</w:t>
            </w:r>
            <w:r>
              <w:t>1).</w:t>
            </w:r>
            <w:r w:rsidR="009478E3">
              <w:t>GUI</w:t>
            </w:r>
            <w:r w:rsidR="009478E3">
              <w:rPr>
                <w:rFonts w:hint="eastAsia"/>
              </w:rPr>
              <w:t>类</w:t>
            </w:r>
          </w:p>
          <w:p w:rsidR="00E45C0A" w:rsidRDefault="009478E3" w:rsidP="009478E3">
            <w:pPr>
              <w:pStyle w:val="ad"/>
            </w:pPr>
            <w:r>
              <w:rPr>
                <w:rFonts w:hint="eastAsia"/>
              </w:rPr>
              <w:t>该类是</w:t>
            </w:r>
            <w:r>
              <w:rPr>
                <w:rFonts w:hint="eastAsia"/>
              </w:rPr>
              <w:t>G</w:t>
            </w:r>
            <w:r>
              <w:t>UI</w:t>
            </w:r>
            <w:r>
              <w:rPr>
                <w:rFonts w:hint="eastAsia"/>
              </w:rPr>
              <w:t>界面的主体，包括了主界面所需的各种信息。程序的前端主要用</w:t>
            </w:r>
            <w:r>
              <w:rPr>
                <w:rFonts w:hint="eastAsia"/>
              </w:rPr>
              <w:t>Java</w:t>
            </w:r>
            <w:r>
              <w:rPr>
                <w:rFonts w:hint="eastAsia"/>
              </w:rPr>
              <w:t>的</w:t>
            </w:r>
            <w:r>
              <w:rPr>
                <w:rFonts w:hint="eastAsia"/>
              </w:rPr>
              <w:t>Swing</w:t>
            </w:r>
            <w:r>
              <w:rPr>
                <w:rFonts w:hint="eastAsia"/>
              </w:rPr>
              <w:t>库进行绘制。</w:t>
            </w:r>
          </w:p>
          <w:p w:rsidR="009478E3" w:rsidRDefault="009478E3" w:rsidP="009478E3">
            <w:pPr>
              <w:pStyle w:val="ad"/>
            </w:pPr>
            <w:r>
              <w:rPr>
                <w:rFonts w:hint="eastAsia"/>
              </w:rPr>
              <w:t>当</w:t>
            </w:r>
            <w:r>
              <w:rPr>
                <w:rFonts w:hint="eastAsia"/>
              </w:rPr>
              <w:t>main</w:t>
            </w:r>
            <w:r>
              <w:rPr>
                <w:rFonts w:hint="eastAsia"/>
              </w:rPr>
              <w:t>方法进行调用时，程序创建一个新的</w:t>
            </w:r>
            <w:r>
              <w:rPr>
                <w:rFonts w:hint="eastAsia"/>
              </w:rPr>
              <w:t>G</w:t>
            </w:r>
            <w:r>
              <w:t>UI</w:t>
            </w:r>
            <w:r>
              <w:rPr>
                <w:rFonts w:hint="eastAsia"/>
              </w:rPr>
              <w:t>类，接下来开始绘制界面。界面采用</w:t>
            </w:r>
            <w:r>
              <w:rPr>
                <w:rFonts w:hint="eastAsia"/>
              </w:rPr>
              <w:t>Windows</w:t>
            </w:r>
            <w:r>
              <w:rPr>
                <w:rFonts w:hint="eastAsia"/>
              </w:rPr>
              <w:t>的窗口风格进行渲染，</w:t>
            </w:r>
            <w:r w:rsidR="008C72A4">
              <w:rPr>
                <w:rFonts w:hint="eastAsia"/>
              </w:rPr>
              <w:t>基本主体为一个</w:t>
            </w:r>
            <w:proofErr w:type="spellStart"/>
            <w:r w:rsidR="008C72A4">
              <w:rPr>
                <w:rFonts w:hint="eastAsia"/>
              </w:rPr>
              <w:t>J</w:t>
            </w:r>
            <w:r w:rsidR="008C72A4">
              <w:t>F</w:t>
            </w:r>
            <w:r w:rsidR="008C72A4">
              <w:rPr>
                <w:rFonts w:hint="eastAsia"/>
              </w:rPr>
              <w:t>rame</w:t>
            </w:r>
            <w:proofErr w:type="spellEnd"/>
            <w:r w:rsidR="008C72A4">
              <w:rPr>
                <w:rFonts w:hint="eastAsia"/>
              </w:rPr>
              <w:t>。设置窗口的初始大小以及相关参数，接下来向窗口上添加控件。绘制出的界面如图所示：</w:t>
            </w:r>
          </w:p>
          <w:p w:rsidR="008C72A4" w:rsidRDefault="008C72A4" w:rsidP="008C72A4">
            <w:pPr>
              <w:pStyle w:val="af"/>
            </w:pPr>
            <w:r>
              <w:drawing>
                <wp:inline distT="0" distB="0" distL="0" distR="0" wp14:anchorId="4B31B81B" wp14:editId="37EA8A09">
                  <wp:extent cx="3875000" cy="31571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3086" cy="3171921"/>
                          </a:xfrm>
                          <a:prstGeom prst="rect">
                            <a:avLst/>
                          </a:prstGeom>
                        </pic:spPr>
                      </pic:pic>
                    </a:graphicData>
                  </a:graphic>
                </wp:inline>
              </w:drawing>
            </w:r>
          </w:p>
          <w:p w:rsidR="008C72A4" w:rsidRDefault="008C72A4" w:rsidP="009478E3">
            <w:pPr>
              <w:pStyle w:val="ad"/>
            </w:pPr>
            <w:r>
              <w:rPr>
                <w:rFonts w:hint="eastAsia"/>
              </w:rPr>
              <w:t>首先添加菜单栏，调用</w:t>
            </w:r>
            <w:proofErr w:type="spellStart"/>
            <w:r>
              <w:rPr>
                <w:rFonts w:hint="eastAsia"/>
              </w:rPr>
              <w:t>Menu</w:t>
            </w:r>
            <w:r>
              <w:t>B</w:t>
            </w:r>
            <w:r>
              <w:rPr>
                <w:rFonts w:hint="eastAsia"/>
              </w:rPr>
              <w:t>ar</w:t>
            </w:r>
            <w:proofErr w:type="spellEnd"/>
            <w:r>
              <w:rPr>
                <w:rFonts w:hint="eastAsia"/>
              </w:rPr>
              <w:t>类中的</w:t>
            </w:r>
            <w:proofErr w:type="spellStart"/>
            <w:r>
              <w:rPr>
                <w:rFonts w:hint="eastAsia"/>
              </w:rPr>
              <w:t>add</w:t>
            </w:r>
            <w:r>
              <w:t>M</w:t>
            </w:r>
            <w:r>
              <w:rPr>
                <w:rFonts w:hint="eastAsia"/>
              </w:rPr>
              <w:t>enu</w:t>
            </w:r>
            <w:r>
              <w:t>B</w:t>
            </w:r>
            <w:r>
              <w:rPr>
                <w:rFonts w:hint="eastAsia"/>
              </w:rPr>
              <w:t>ar</w:t>
            </w:r>
            <w:proofErr w:type="spellEnd"/>
            <w:r>
              <w:rPr>
                <w:rFonts w:hint="eastAsia"/>
              </w:rPr>
              <w:t>方法，在界面最上方添加菜单栏。</w:t>
            </w:r>
          </w:p>
          <w:p w:rsidR="008C72A4" w:rsidRDefault="008C72A4" w:rsidP="009478E3">
            <w:pPr>
              <w:pStyle w:val="ad"/>
            </w:pPr>
            <w:r>
              <w:rPr>
                <w:rFonts w:hint="eastAsia"/>
              </w:rPr>
              <w:t>接下来是窗口的整体布局，这里采用了一个纵向的盒状容器嵌套多个横向盒状容器的方法。因为盒状容器方便控制，且缩放后不易变形。于是我们新建一个</w:t>
            </w:r>
            <w:proofErr w:type="spellStart"/>
            <w:r>
              <w:rPr>
                <w:rFonts w:hint="eastAsia"/>
              </w:rPr>
              <w:t>main</w:t>
            </w:r>
            <w:r>
              <w:t>B</w:t>
            </w:r>
            <w:r>
              <w:rPr>
                <w:rFonts w:hint="eastAsia"/>
              </w:rPr>
              <w:t>ox</w:t>
            </w:r>
            <w:proofErr w:type="spellEnd"/>
            <w:r>
              <w:rPr>
                <w:rFonts w:hint="eastAsia"/>
              </w:rPr>
              <w:t>用作窗口的总框架，在上面依次添加容器。</w:t>
            </w:r>
          </w:p>
          <w:p w:rsidR="008C72A4" w:rsidRDefault="008C72A4" w:rsidP="009478E3">
            <w:pPr>
              <w:pStyle w:val="ad"/>
            </w:pPr>
            <w:r>
              <w:rPr>
                <w:rFonts w:hint="eastAsia"/>
              </w:rPr>
              <w:t>首先添加“选择菜单栏”横向盒状容器，该容器中含有一个按钮和一个文本框。该文本框在未选择文件夹时会出现红色字样（如图所示），选择文件夹后会出现选</w:t>
            </w:r>
            <w:r>
              <w:rPr>
                <w:rFonts w:hint="eastAsia"/>
              </w:rPr>
              <w:lastRenderedPageBreak/>
              <w:t>择出的文件夹的路径。</w:t>
            </w:r>
          </w:p>
          <w:p w:rsidR="008C72A4" w:rsidRDefault="008C72A4" w:rsidP="009478E3">
            <w:pPr>
              <w:pStyle w:val="ad"/>
            </w:pPr>
            <w:r>
              <w:rPr>
                <w:rFonts w:hint="eastAsia"/>
              </w:rPr>
              <w:t>接下来</w:t>
            </w:r>
            <w:r w:rsidR="009905AE">
              <w:rPr>
                <w:rFonts w:hint="eastAsia"/>
              </w:rPr>
              <w:t>依次是</w:t>
            </w:r>
            <w:r>
              <w:rPr>
                <w:rFonts w:hint="eastAsia"/>
              </w:rPr>
              <w:t>“搜索框”</w:t>
            </w:r>
            <w:r w:rsidR="009905AE">
              <w:rPr>
                <w:rFonts w:hint="eastAsia"/>
              </w:rPr>
              <w:t>、“筛选框”、“排序框”、显示列表和“信息框”，每个框都是一个横向的盒状容器，通过创建、设置大小、设置位置的方式即可添加入窗口。每个控件都经过创建、设置属性、设置字体再进行添加。</w:t>
            </w:r>
          </w:p>
          <w:p w:rsidR="003C15E0" w:rsidRDefault="009905AE" w:rsidP="009478E3">
            <w:pPr>
              <w:pStyle w:val="ad"/>
            </w:pPr>
            <w:r>
              <w:rPr>
                <w:rFonts w:hint="eastAsia"/>
              </w:rPr>
              <w:t>接下来我们需要对每个控件添加监听器，即动作响应函数，这涉及到界面交互的问题。例如搜索按钮，当未选择文件夹或未填写搜索框时，搜索和清空按钮不可被点击。在搜索的输入框和筛选的</w:t>
            </w:r>
            <w:proofErr w:type="gramStart"/>
            <w:r>
              <w:rPr>
                <w:rFonts w:hint="eastAsia"/>
              </w:rPr>
              <w:t>输入框按回车键</w:t>
            </w:r>
            <w:proofErr w:type="gramEnd"/>
            <w:r>
              <w:rPr>
                <w:rFonts w:hint="eastAsia"/>
              </w:rPr>
              <w:t>均可以进行搜索，但是如果没有选择文件夹或者没有输入搜索内容则会发出错误信息。</w:t>
            </w:r>
          </w:p>
          <w:p w:rsidR="009905AE" w:rsidRDefault="003C15E0" w:rsidP="009478E3">
            <w:pPr>
              <w:pStyle w:val="ad"/>
            </w:pPr>
            <w:r>
              <w:rPr>
                <w:rFonts w:hint="eastAsia"/>
              </w:rPr>
              <w:t>需要说明的是：这里的搜索包含三个部分，第一个是输入框的搜索内容，这个搜索框的搜索模式可以通过菜单栏的选项进行修改，默认是部分匹配；第二个是筛选框中“不含的字符串”；第三个是下拉框中的文件格式。例如，我可以在搜索框输入“</w:t>
            </w:r>
            <w:r>
              <w:rPr>
                <w:rFonts w:hint="eastAsia"/>
              </w:rPr>
              <w:t>1</w:t>
            </w:r>
            <w:r>
              <w:t>2</w:t>
            </w:r>
            <w:r>
              <w:rPr>
                <w:rFonts w:hint="eastAsia"/>
              </w:rPr>
              <w:t>”、在筛选框输入“</w:t>
            </w:r>
            <w:r>
              <w:rPr>
                <w:rFonts w:hint="eastAsia"/>
              </w:rPr>
              <w:t>3</w:t>
            </w:r>
            <w:r>
              <w:rPr>
                <w:rFonts w:hint="eastAsia"/>
              </w:rPr>
              <w:t>”、在文件格式中选择“图片格式”，从而搜索到文件夹中所有文件名含“</w:t>
            </w:r>
            <w:r>
              <w:rPr>
                <w:rFonts w:hint="eastAsia"/>
              </w:rPr>
              <w:t>1</w:t>
            </w:r>
            <w:r>
              <w:t>2</w:t>
            </w:r>
            <w:r>
              <w:rPr>
                <w:rFonts w:hint="eastAsia"/>
              </w:rPr>
              <w:t>”但不含“</w:t>
            </w:r>
            <w:r>
              <w:t>3</w:t>
            </w:r>
            <w:r>
              <w:rPr>
                <w:rFonts w:hint="eastAsia"/>
              </w:rPr>
              <w:t>”的图片。该筛选框的设计思路来自网络上的搜索引擎，很多时候不同领域对某一个词汇有不同的解释，我们想过滤掉某些领域的搜索结果，就可以使用到筛选栏。正则表达式也能够产生同样的效果，但正则表达式对用户的要求较高，很多普通用户无法掌握正则表达式的写法，因此将功能拆分出来是存在一定必要性的。</w:t>
            </w:r>
          </w:p>
          <w:p w:rsidR="003C15E0" w:rsidRDefault="003C15E0" w:rsidP="009478E3">
            <w:pPr>
              <w:pStyle w:val="ad"/>
            </w:pPr>
            <w:r>
              <w:rPr>
                <w:rFonts w:hint="eastAsia"/>
              </w:rPr>
              <w:t>另外需要说明的就是展示搜索结果的表格。我们希望该表格不能被编辑但可以被选中，但是原始的</w:t>
            </w:r>
            <w:proofErr w:type="spellStart"/>
            <w:r>
              <w:rPr>
                <w:rFonts w:hint="eastAsia"/>
              </w:rPr>
              <w:t>J</w:t>
            </w:r>
            <w:r>
              <w:t>T</w:t>
            </w:r>
            <w:r>
              <w:rPr>
                <w:rFonts w:hint="eastAsia"/>
              </w:rPr>
              <w:t>able</w:t>
            </w:r>
            <w:proofErr w:type="spellEnd"/>
            <w:r>
              <w:rPr>
                <w:rFonts w:hint="eastAsia"/>
              </w:rPr>
              <w:t>不允许这样的操作，因此我们编写了继承自该类的</w:t>
            </w:r>
            <w:r>
              <w:rPr>
                <w:rFonts w:hint="eastAsia"/>
              </w:rPr>
              <w:t>Table</w:t>
            </w:r>
            <w:r>
              <w:rPr>
                <w:rFonts w:hint="eastAsia"/>
              </w:rPr>
              <w:t>类。我们给此表格设置排序器和我们自己编写的渲染器，再在排序器上添加我们自己编写的过滤器。</w:t>
            </w:r>
            <w:proofErr w:type="spellStart"/>
            <w:r w:rsidR="009A24BA">
              <w:rPr>
                <w:rFonts w:hint="eastAsia"/>
              </w:rPr>
              <w:t>J</w:t>
            </w:r>
            <w:r w:rsidR="009A24BA">
              <w:t>T</w:t>
            </w:r>
            <w:r w:rsidR="009A24BA">
              <w:rPr>
                <w:rFonts w:hint="eastAsia"/>
              </w:rPr>
              <w:t>able</w:t>
            </w:r>
            <w:proofErr w:type="spellEnd"/>
            <w:r w:rsidR="009A24BA">
              <w:rPr>
                <w:rFonts w:hint="eastAsia"/>
              </w:rPr>
              <w:t>默认的排序器是添加在表头的，当且仅当用户</w:t>
            </w:r>
            <w:proofErr w:type="gramStart"/>
            <w:r w:rsidR="009A24BA">
              <w:rPr>
                <w:rFonts w:hint="eastAsia"/>
              </w:rPr>
              <w:t>点击表</w:t>
            </w:r>
            <w:proofErr w:type="gramEnd"/>
            <w:r w:rsidR="009A24BA">
              <w:rPr>
                <w:rFonts w:hint="eastAsia"/>
              </w:rPr>
              <w:t>头时才能够对内部的信息进行排序，这不满足我们的需求。因此我们重新写了排序的内容，使得点击表格外的按钮也能够对表格进行排序。但是这会导致两个排序的结果冲突，因此我们将表头禁用，无法点击。但是我们不能将排序器删除，因为过滤器必须放置在排序器上方。过滤器的基本原理是通过输入一个正则表达式，用该正则表达式对表格中的内容进行过滤。我们上方使用的“筛选”和“文件格式”就是用这种方式进行过滤的。</w:t>
            </w:r>
          </w:p>
          <w:p w:rsidR="009A24BA" w:rsidRDefault="009A24BA" w:rsidP="009478E3">
            <w:pPr>
              <w:pStyle w:val="ad"/>
            </w:pPr>
            <w:proofErr w:type="spellStart"/>
            <w:r>
              <w:rPr>
                <w:rFonts w:hint="eastAsia"/>
              </w:rPr>
              <w:t>J</w:t>
            </w:r>
            <w:r>
              <w:t>T</w:t>
            </w:r>
            <w:r>
              <w:rPr>
                <w:rFonts w:hint="eastAsia"/>
              </w:rPr>
              <w:t>able</w:t>
            </w:r>
            <w:proofErr w:type="spellEnd"/>
            <w:r>
              <w:rPr>
                <w:rFonts w:hint="eastAsia"/>
              </w:rPr>
              <w:t>的模式是设置一个“表格模型”，表格模型的内容并不会呈现出来，会通过渲染器、排序器和过滤器进行展示。也就是说，展示出来的结果并不是实际数据</w:t>
            </w:r>
            <w:r>
              <w:rPr>
                <w:rFonts w:hint="eastAsia"/>
              </w:rPr>
              <w:lastRenderedPageBreak/>
              <w:t>结构中的存储内容。在实际过滤的过程中，表格模型中的内容从来没有发生过变化。一定程度上这可以提升性能，不需要每次改变筛选内容就重新进行一次搜索。但为了代码结构的简洁，每次点击搜索按钮（或在</w:t>
            </w:r>
            <w:proofErr w:type="gramStart"/>
            <w:r>
              <w:rPr>
                <w:rFonts w:hint="eastAsia"/>
              </w:rPr>
              <w:t>输入框按回车键</w:t>
            </w:r>
            <w:proofErr w:type="gramEnd"/>
            <w:r>
              <w:rPr>
                <w:rFonts w:hint="eastAsia"/>
              </w:rPr>
              <w:t>）都视为重新进行了一次搜索。</w:t>
            </w:r>
          </w:p>
          <w:p w:rsidR="00C814F2" w:rsidRDefault="00C814F2" w:rsidP="009478E3">
            <w:pPr>
              <w:pStyle w:val="ad"/>
            </w:pPr>
            <w:r>
              <w:rPr>
                <w:rFonts w:hint="eastAsia"/>
              </w:rPr>
              <w:t>在表格的项目上点击鼠标右键即可弹出一个小的菜单栏。监听器发现点击了鼠标右键后会获取被点击的行号和列号，如果是在路径列则会弹出和文件夹操作相关的菜单栏，否则弹出和文件操作的菜单栏。在表格的项目上双击则会打开文件，如果点击的是路径栏则会打开该文件所在的文件夹。</w:t>
            </w:r>
          </w:p>
          <w:p w:rsidR="009A24BA" w:rsidRDefault="009A24BA" w:rsidP="009478E3">
            <w:pPr>
              <w:pStyle w:val="ad"/>
            </w:pPr>
            <w:r>
              <w:rPr>
                <w:rFonts w:hint="eastAsia"/>
              </w:rPr>
              <w:t>需要说明的是</w:t>
            </w:r>
            <w:r w:rsidR="00D6446A">
              <w:rPr>
                <w:rFonts w:hint="eastAsia"/>
              </w:rPr>
              <w:t>，实际上我们发现，搜索消耗的时间远远小于展示搜索结果消耗的时间，甚至存在数量级上的差别。也就是说，可能我们修改搜索的方式并不能提升太多搜索性能，大多数时间都消耗在了我们没有办法修改的展示搜索结果上了。</w:t>
            </w:r>
          </w:p>
          <w:p w:rsidR="00D6446A" w:rsidRPr="008C72A4" w:rsidRDefault="00D6446A" w:rsidP="00D6446A">
            <w:pPr>
              <w:spacing w:line="360" w:lineRule="auto"/>
              <w:rPr>
                <w:ins w:id="19" w:author="Jiaqi Zhang" w:date="2019-03-16T16:51:00Z"/>
                <w:rFonts w:ascii="楷体" w:eastAsia="楷体" w:hAnsi="楷体"/>
                <w:color w:val="4472C4" w:themeColor="accent1"/>
                <w:szCs w:val="21"/>
              </w:rPr>
            </w:pPr>
            <w:r w:rsidRPr="00635AA7">
              <w:rPr>
                <w:rFonts w:ascii="楷体" w:eastAsia="楷体" w:hAnsi="楷体" w:hint="eastAsia"/>
                <w:color w:val="4472C4" w:themeColor="accent1"/>
                <w:szCs w:val="21"/>
              </w:rPr>
              <w:t>&lt;</w:t>
            </w:r>
            <w:r>
              <w:rPr>
                <w:rFonts w:ascii="楷体" w:eastAsia="楷体" w:hAnsi="楷体"/>
                <w:color w:val="4472C4" w:themeColor="accent1"/>
                <w:szCs w:val="21"/>
              </w:rPr>
              <w:t>/</w:t>
            </w:r>
            <w:proofErr w:type="gramStart"/>
            <w:r>
              <w:rPr>
                <w:rFonts w:ascii="楷体" w:eastAsia="楷体" w:hAnsi="楷体" w:hint="eastAsia"/>
                <w:color w:val="4472C4" w:themeColor="accent1"/>
                <w:szCs w:val="21"/>
              </w:rPr>
              <w:t>张嘉琦</w:t>
            </w:r>
            <w:proofErr w:type="gramEnd"/>
            <w:r w:rsidRPr="00635AA7">
              <w:rPr>
                <w:rFonts w:ascii="楷体" w:eastAsia="楷体" w:hAnsi="楷体"/>
                <w:color w:val="4472C4" w:themeColor="accent1"/>
                <w:szCs w:val="21"/>
              </w:rPr>
              <w:t>&gt;</w:t>
            </w:r>
          </w:p>
          <w:p w:rsidR="00D6446A" w:rsidRPr="00D6446A" w:rsidRDefault="00D6446A" w:rsidP="00D6446A">
            <w:pPr>
              <w:spacing w:line="360" w:lineRule="auto"/>
              <w:rPr>
                <w:rFonts w:ascii="楷体" w:eastAsia="楷体" w:hAnsi="楷体"/>
                <w:color w:val="4472C4" w:themeColor="accent1"/>
                <w:szCs w:val="21"/>
              </w:rPr>
            </w:pPr>
            <w:r w:rsidRPr="00635AA7">
              <w:rPr>
                <w:rFonts w:ascii="楷体" w:eastAsia="楷体" w:hAnsi="楷体" w:hint="eastAsia"/>
                <w:color w:val="4472C4" w:themeColor="accent1"/>
                <w:szCs w:val="21"/>
              </w:rPr>
              <w:t>&lt;</w:t>
            </w:r>
            <w:r>
              <w:rPr>
                <w:rFonts w:ascii="楷体" w:eastAsia="楷体" w:hAnsi="楷体" w:hint="eastAsia"/>
                <w:color w:val="4472C4" w:themeColor="accent1"/>
                <w:szCs w:val="21"/>
              </w:rPr>
              <w:t>高钒</w:t>
            </w:r>
            <w:proofErr w:type="gramStart"/>
            <w:r>
              <w:rPr>
                <w:rFonts w:ascii="楷体" w:eastAsia="楷体" w:hAnsi="楷体" w:hint="eastAsia"/>
                <w:color w:val="4472C4" w:themeColor="accent1"/>
                <w:szCs w:val="21"/>
              </w:rPr>
              <w:t>骐</w:t>
            </w:r>
            <w:proofErr w:type="gramEnd"/>
            <w:r w:rsidRPr="00635AA7">
              <w:rPr>
                <w:rFonts w:ascii="楷体" w:eastAsia="楷体" w:hAnsi="楷体"/>
                <w:color w:val="4472C4" w:themeColor="accent1"/>
                <w:szCs w:val="21"/>
              </w:rPr>
              <w:t>&gt;</w:t>
            </w:r>
          </w:p>
          <w:p w:rsidR="00E45C0A" w:rsidRDefault="00E45C0A" w:rsidP="00E45C0A">
            <w:pPr>
              <w:pStyle w:val="af4"/>
            </w:pPr>
            <w:r>
              <w:rPr>
                <w:rFonts w:hint="eastAsia"/>
              </w:rPr>
              <w:t>(</w:t>
            </w:r>
            <w:r>
              <w:t>2).</w:t>
            </w:r>
            <w:proofErr w:type="spellStart"/>
            <w:r w:rsidR="00D6446A">
              <w:rPr>
                <w:rFonts w:hint="eastAsia"/>
              </w:rPr>
              <w:t>Menu</w:t>
            </w:r>
            <w:r w:rsidR="00D6446A">
              <w:t>B</w:t>
            </w:r>
            <w:r w:rsidR="00D6446A">
              <w:rPr>
                <w:rFonts w:hint="eastAsia"/>
              </w:rPr>
              <w:t>ar</w:t>
            </w:r>
            <w:proofErr w:type="spellEnd"/>
            <w:r w:rsidR="00D6446A">
              <w:rPr>
                <w:rFonts w:hint="eastAsia"/>
              </w:rPr>
              <w:t>类</w:t>
            </w:r>
          </w:p>
          <w:p w:rsidR="00994D1C" w:rsidRDefault="00D6446A" w:rsidP="00E45C0A">
            <w:pPr>
              <w:pStyle w:val="ad"/>
            </w:pPr>
            <w:r>
              <w:rPr>
                <w:rFonts w:hint="eastAsia"/>
              </w:rPr>
              <w:t>该类用于创建菜单栏，该部分的代码虽然较多，但重复性较高，基本的流程是：创建菜单栏、菜单及菜单项；将菜单栏添加到窗口中；将菜单添加到菜单栏中；将菜单项添加到菜单中；设置菜单项的字体、快捷键等属性；设置每个菜单项的监听器。对每个菜单项都重复这一过程，最后即可写出最终的代码。</w:t>
            </w:r>
          </w:p>
          <w:p w:rsidR="00D6446A" w:rsidRDefault="00D6446A" w:rsidP="00E45C0A">
            <w:pPr>
              <w:pStyle w:val="ad"/>
            </w:pPr>
            <w:r>
              <w:rPr>
                <w:rFonts w:hint="eastAsia"/>
              </w:rPr>
              <w:t>菜单栏中的条目如下：</w:t>
            </w:r>
          </w:p>
          <w:p w:rsidR="00D6446A" w:rsidRDefault="00D6446A" w:rsidP="00D6446A">
            <w:pPr>
              <w:pStyle w:val="ad"/>
              <w:numPr>
                <w:ilvl w:val="0"/>
                <w:numId w:val="44"/>
              </w:numPr>
              <w:ind w:firstLineChars="0"/>
            </w:pPr>
            <w:r>
              <w:rPr>
                <w:rFonts w:hint="eastAsia"/>
              </w:rPr>
              <w:t>文件：选择文件夹、创建柱状图、创建饼图、退出；</w:t>
            </w:r>
          </w:p>
          <w:p w:rsidR="00D6446A" w:rsidRDefault="00D6446A" w:rsidP="00D6446A">
            <w:pPr>
              <w:pStyle w:val="ad"/>
              <w:numPr>
                <w:ilvl w:val="0"/>
                <w:numId w:val="44"/>
              </w:numPr>
              <w:ind w:firstLineChars="0"/>
            </w:pPr>
            <w:r>
              <w:rPr>
                <w:rFonts w:hint="eastAsia"/>
              </w:rPr>
              <w:t>编辑：打开文件、复制文件、删除文件、重命名文件、打开文件夹、复制文件夹、删除文件夹、重命名文件夹；</w:t>
            </w:r>
          </w:p>
          <w:p w:rsidR="00D6446A" w:rsidRDefault="00D6446A" w:rsidP="00D6446A">
            <w:pPr>
              <w:pStyle w:val="ad"/>
              <w:numPr>
                <w:ilvl w:val="0"/>
                <w:numId w:val="44"/>
              </w:numPr>
              <w:ind w:firstLineChars="0"/>
            </w:pPr>
            <w:r>
              <w:rPr>
                <w:rFonts w:hint="eastAsia"/>
              </w:rPr>
              <w:t>搜索：搜索、部分匹配、正则匹配、完全匹配、后缀名匹配、按路径排序、按名字排序、按大小排序、按修改日期排序、按文件格式排序、反序</w:t>
            </w:r>
            <w:r w:rsidR="00F0145E">
              <w:rPr>
                <w:rFonts w:hint="eastAsia"/>
              </w:rPr>
              <w:t>；</w:t>
            </w:r>
          </w:p>
          <w:p w:rsidR="00F0145E" w:rsidRDefault="00F0145E" w:rsidP="00D6446A">
            <w:pPr>
              <w:pStyle w:val="ad"/>
              <w:numPr>
                <w:ilvl w:val="0"/>
                <w:numId w:val="44"/>
              </w:numPr>
              <w:ind w:firstLineChars="0"/>
            </w:pPr>
            <w:r>
              <w:rPr>
                <w:rFonts w:hint="eastAsia"/>
              </w:rPr>
              <w:t>帮助：关于、帮助。</w:t>
            </w:r>
          </w:p>
          <w:p w:rsidR="00D6446A" w:rsidRDefault="00C814F2" w:rsidP="00E45C0A">
            <w:pPr>
              <w:pStyle w:val="ad"/>
            </w:pPr>
            <w:r>
              <w:rPr>
                <w:rFonts w:hint="eastAsia"/>
              </w:rPr>
              <w:t>菜单栏项目的监听器调用的方法与其他地方调用的基本一致。需要特殊指出的是，菜单栏项目部分内容保持着和其他部分的一致性。例如排序方式的五个按钮是一个单选框，在菜单栏进行选择后主界面也会相应地变化。</w:t>
            </w:r>
          </w:p>
          <w:p w:rsidR="00C814F2" w:rsidRDefault="00C814F2" w:rsidP="00E45C0A">
            <w:pPr>
              <w:pStyle w:val="ad"/>
            </w:pPr>
            <w:r>
              <w:rPr>
                <w:rFonts w:hint="eastAsia"/>
              </w:rPr>
              <w:t>“编辑”菜单下的八个按钮是要选择表格内的信息后才允许点击的，会对文件</w:t>
            </w:r>
            <w:r>
              <w:rPr>
                <w:rFonts w:hint="eastAsia"/>
              </w:rPr>
              <w:lastRenderedPageBreak/>
              <w:t>或文件夹进行不同的操作。其中复制和重命名都会额外弹出窗口。</w:t>
            </w:r>
          </w:p>
          <w:p w:rsidR="00F0145E" w:rsidRDefault="00F0145E" w:rsidP="00F0145E">
            <w:pPr>
              <w:spacing w:line="360" w:lineRule="auto"/>
              <w:rPr>
                <w:rFonts w:ascii="楷体" w:eastAsia="楷体" w:hAnsi="楷体"/>
                <w:color w:val="4472C4" w:themeColor="accent1"/>
                <w:szCs w:val="21"/>
              </w:rPr>
            </w:pPr>
            <w:r w:rsidRPr="00635AA7">
              <w:rPr>
                <w:rFonts w:ascii="楷体" w:eastAsia="楷体" w:hAnsi="楷体" w:hint="eastAsia"/>
                <w:color w:val="4472C4" w:themeColor="accent1"/>
                <w:szCs w:val="21"/>
              </w:rPr>
              <w:t>&lt;</w:t>
            </w:r>
            <w:r>
              <w:rPr>
                <w:rFonts w:ascii="楷体" w:eastAsia="楷体" w:hAnsi="楷体"/>
                <w:color w:val="4472C4" w:themeColor="accent1"/>
                <w:szCs w:val="21"/>
              </w:rPr>
              <w:t>/</w:t>
            </w:r>
            <w:r>
              <w:rPr>
                <w:rFonts w:ascii="楷体" w:eastAsia="楷体" w:hAnsi="楷体" w:hint="eastAsia"/>
                <w:color w:val="4472C4" w:themeColor="accent1"/>
                <w:szCs w:val="21"/>
              </w:rPr>
              <w:t>高钒</w:t>
            </w:r>
            <w:proofErr w:type="gramStart"/>
            <w:r>
              <w:rPr>
                <w:rFonts w:ascii="楷体" w:eastAsia="楷体" w:hAnsi="楷体" w:hint="eastAsia"/>
                <w:color w:val="4472C4" w:themeColor="accent1"/>
                <w:szCs w:val="21"/>
              </w:rPr>
              <w:t>骐</w:t>
            </w:r>
            <w:proofErr w:type="gramEnd"/>
            <w:r w:rsidRPr="00635AA7">
              <w:rPr>
                <w:rFonts w:ascii="楷体" w:eastAsia="楷体" w:hAnsi="楷体"/>
                <w:color w:val="4472C4" w:themeColor="accent1"/>
                <w:szCs w:val="21"/>
              </w:rPr>
              <w:t>&gt;</w:t>
            </w:r>
          </w:p>
          <w:p w:rsidR="00405EF2" w:rsidRPr="00D6446A" w:rsidRDefault="00405EF2" w:rsidP="00F0145E">
            <w:pPr>
              <w:spacing w:line="360" w:lineRule="auto"/>
              <w:rPr>
                <w:rFonts w:ascii="楷体" w:eastAsia="楷体" w:hAnsi="楷体"/>
                <w:color w:val="4472C4" w:themeColor="accent1"/>
                <w:szCs w:val="21"/>
              </w:rPr>
            </w:pPr>
            <w:r w:rsidRPr="00635AA7">
              <w:rPr>
                <w:rFonts w:ascii="楷体" w:eastAsia="楷体" w:hAnsi="楷体" w:hint="eastAsia"/>
                <w:color w:val="4472C4" w:themeColor="accent1"/>
                <w:szCs w:val="21"/>
              </w:rPr>
              <w:t>&lt;</w:t>
            </w:r>
            <w:proofErr w:type="gramStart"/>
            <w:r>
              <w:rPr>
                <w:rFonts w:ascii="楷体" w:eastAsia="楷体" w:hAnsi="楷体" w:hint="eastAsia"/>
                <w:color w:val="4472C4" w:themeColor="accent1"/>
                <w:szCs w:val="21"/>
              </w:rPr>
              <w:t>艾若琳</w:t>
            </w:r>
            <w:proofErr w:type="gramEnd"/>
            <w:r w:rsidRPr="00635AA7">
              <w:rPr>
                <w:rFonts w:ascii="楷体" w:eastAsia="楷体" w:hAnsi="楷体"/>
                <w:color w:val="4472C4" w:themeColor="accent1"/>
                <w:szCs w:val="21"/>
              </w:rPr>
              <w:t>&gt;</w:t>
            </w:r>
          </w:p>
          <w:p w:rsidR="005A5206" w:rsidRDefault="005A5206" w:rsidP="00F0145E">
            <w:pPr>
              <w:pStyle w:val="af4"/>
            </w:pPr>
            <w:r>
              <w:rPr>
                <w:rFonts w:hint="eastAsia"/>
              </w:rPr>
              <w:t>(</w:t>
            </w:r>
            <w:r>
              <w:t>3).</w:t>
            </w:r>
            <w:proofErr w:type="spellStart"/>
            <w:r w:rsidR="003700E6">
              <w:rPr>
                <w:rFonts w:hint="eastAsia"/>
              </w:rPr>
              <w:t>T</w:t>
            </w:r>
            <w:r w:rsidR="003700E6">
              <w:t>ableR</w:t>
            </w:r>
            <w:r w:rsidR="003700E6">
              <w:rPr>
                <w:rFonts w:hint="eastAsia"/>
              </w:rPr>
              <w:t>ender</w:t>
            </w:r>
            <w:proofErr w:type="spellEnd"/>
            <w:r w:rsidR="003700E6">
              <w:rPr>
                <w:rFonts w:hint="eastAsia"/>
              </w:rPr>
              <w:t>类</w:t>
            </w:r>
          </w:p>
          <w:p w:rsidR="009A0351" w:rsidRDefault="003700E6" w:rsidP="003700E6">
            <w:pPr>
              <w:pStyle w:val="ad"/>
            </w:pPr>
            <w:r>
              <w:rPr>
                <w:rFonts w:hint="eastAsia"/>
              </w:rPr>
              <w:t>该类</w:t>
            </w:r>
            <w:r w:rsidR="00E10BB5">
              <w:rPr>
                <w:rFonts w:hint="eastAsia"/>
              </w:rPr>
              <w:t>继承自</w:t>
            </w:r>
            <w:proofErr w:type="spellStart"/>
            <w:r w:rsidR="00E10BB5">
              <w:rPr>
                <w:rFonts w:hint="eastAsia"/>
              </w:rPr>
              <w:t>J</w:t>
            </w:r>
            <w:r w:rsidR="00E10BB5">
              <w:t>t</w:t>
            </w:r>
            <w:r w:rsidR="00E10BB5">
              <w:rPr>
                <w:rFonts w:hint="eastAsia"/>
              </w:rPr>
              <w:t>able</w:t>
            </w:r>
            <w:r w:rsidR="00E10BB5">
              <w:t>R</w:t>
            </w:r>
            <w:r w:rsidR="00E10BB5">
              <w:rPr>
                <w:rFonts w:hint="eastAsia"/>
              </w:rPr>
              <w:t>ender</w:t>
            </w:r>
            <w:proofErr w:type="spellEnd"/>
            <w:r w:rsidR="00E10BB5">
              <w:rPr>
                <w:rFonts w:hint="eastAsia"/>
              </w:rPr>
              <w:t>类，</w:t>
            </w:r>
            <w:r>
              <w:rPr>
                <w:rFonts w:hint="eastAsia"/>
              </w:rPr>
              <w:t>是表格的渲染器</w:t>
            </w:r>
            <w:r w:rsidR="00E10BB5">
              <w:rPr>
                <w:rFonts w:hint="eastAsia"/>
              </w:rPr>
              <w:t>，这里的</w:t>
            </w:r>
            <w:proofErr w:type="gramStart"/>
            <w:r w:rsidR="00E10BB5">
              <w:rPr>
                <w:rFonts w:hint="eastAsia"/>
              </w:rPr>
              <w:t>渲染器</w:t>
            </w:r>
            <w:proofErr w:type="gramEnd"/>
            <w:r w:rsidR="00E10BB5">
              <w:rPr>
                <w:rFonts w:hint="eastAsia"/>
              </w:rPr>
              <w:t>取代了默认的表格渲染器</w:t>
            </w:r>
            <w:r>
              <w:rPr>
                <w:rFonts w:hint="eastAsia"/>
              </w:rPr>
              <w:t>。首先获取文件类型并根据相应的类型以及行数填充背景，</w:t>
            </w:r>
            <w:proofErr w:type="gramStart"/>
            <w:r>
              <w:rPr>
                <w:rFonts w:hint="eastAsia"/>
              </w:rPr>
              <w:t>如给可执行</w:t>
            </w:r>
            <w:proofErr w:type="gramEnd"/>
            <w:r>
              <w:rPr>
                <w:rFonts w:hint="eastAsia"/>
              </w:rPr>
              <w:t>文件填充紫色、</w:t>
            </w:r>
            <w:proofErr w:type="gramStart"/>
            <w:r>
              <w:rPr>
                <w:rFonts w:hint="eastAsia"/>
              </w:rPr>
              <w:t>给图片</w:t>
            </w:r>
            <w:proofErr w:type="gramEnd"/>
            <w:r>
              <w:rPr>
                <w:rFonts w:hint="eastAsia"/>
              </w:rPr>
              <w:t>文件填充黄色等。</w:t>
            </w:r>
            <w:proofErr w:type="gramStart"/>
            <w:r>
              <w:rPr>
                <w:rFonts w:hint="eastAsia"/>
              </w:rPr>
              <w:t>奇数行染深色</w:t>
            </w:r>
            <w:proofErr w:type="gramEnd"/>
            <w:r>
              <w:rPr>
                <w:rFonts w:hint="eastAsia"/>
              </w:rPr>
              <w:t>，</w:t>
            </w:r>
            <w:proofErr w:type="gramStart"/>
            <w:r>
              <w:rPr>
                <w:rFonts w:hint="eastAsia"/>
              </w:rPr>
              <w:t>偶数行染浅色</w:t>
            </w:r>
            <w:proofErr w:type="gramEnd"/>
            <w:r>
              <w:rPr>
                <w:rFonts w:hint="eastAsia"/>
              </w:rPr>
              <w:t>，这样的结果比较美观。并且设置表格项目被选中时的前景色和背景色，这里选择的结果是黑底白字。</w:t>
            </w:r>
          </w:p>
          <w:p w:rsidR="00E10BB5" w:rsidRDefault="00E10BB5" w:rsidP="00E10BB5">
            <w:pPr>
              <w:pStyle w:val="af"/>
            </w:pPr>
            <w:r>
              <w:drawing>
                <wp:inline distT="0" distB="0" distL="0" distR="0" wp14:anchorId="447DD981" wp14:editId="2B0DF3BF">
                  <wp:extent cx="3941264" cy="1763699"/>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995059" cy="1787772"/>
                          </a:xfrm>
                          <a:prstGeom prst="rect">
                            <a:avLst/>
                          </a:prstGeom>
                          <a:noFill/>
                          <a:ln w="9525">
                            <a:noFill/>
                            <a:miter lim="800000"/>
                            <a:headEnd/>
                            <a:tailEnd/>
                          </a:ln>
                        </pic:spPr>
                      </pic:pic>
                    </a:graphicData>
                  </a:graphic>
                </wp:inline>
              </w:drawing>
            </w:r>
          </w:p>
          <w:p w:rsidR="003700E6" w:rsidRDefault="003700E6" w:rsidP="003700E6">
            <w:pPr>
              <w:pStyle w:val="ad"/>
            </w:pPr>
            <w:r>
              <w:rPr>
                <w:rFonts w:hint="eastAsia"/>
              </w:rPr>
              <w:t>此外，为了提高该程序运行的效率，我们事先识别了文件的类型并将其填充到了文件名的开头，这样我们可以简单地利用文件名开头进行染色了。但是在展示时必须将文件类型进行剔除，同样写在了本段代码中。</w:t>
            </w:r>
          </w:p>
          <w:p w:rsidR="00E10BB5" w:rsidRDefault="00E10BB5" w:rsidP="00E10BB5">
            <w:pPr>
              <w:pStyle w:val="af4"/>
            </w:pPr>
            <w:r>
              <w:rPr>
                <w:rFonts w:hint="eastAsia"/>
              </w:rPr>
              <w:t>(</w:t>
            </w:r>
            <w:r>
              <w:t>4).</w:t>
            </w:r>
            <w:r>
              <w:rPr>
                <w:rFonts w:hint="eastAsia"/>
              </w:rPr>
              <w:t>Table</w:t>
            </w:r>
            <w:r>
              <w:rPr>
                <w:rFonts w:hint="eastAsia"/>
              </w:rPr>
              <w:t>类</w:t>
            </w:r>
          </w:p>
          <w:p w:rsidR="00996318" w:rsidRDefault="00E10BB5" w:rsidP="00E10BB5">
            <w:pPr>
              <w:pStyle w:val="ad"/>
            </w:pPr>
            <w:r>
              <w:rPr>
                <w:rFonts w:hint="eastAsia"/>
              </w:rPr>
              <w:t>该类继承自</w:t>
            </w:r>
            <w:proofErr w:type="spellStart"/>
            <w:r>
              <w:rPr>
                <w:rFonts w:hint="eastAsia"/>
              </w:rPr>
              <w:t>J</w:t>
            </w:r>
            <w:r>
              <w:t>T</w:t>
            </w:r>
            <w:r>
              <w:rPr>
                <w:rFonts w:hint="eastAsia"/>
              </w:rPr>
              <w:t>able</w:t>
            </w:r>
            <w:proofErr w:type="spellEnd"/>
            <w:r>
              <w:rPr>
                <w:rFonts w:hint="eastAsia"/>
              </w:rPr>
              <w:t>类，取代了原本的</w:t>
            </w:r>
            <w:proofErr w:type="spellStart"/>
            <w:r>
              <w:rPr>
                <w:rFonts w:hint="eastAsia"/>
              </w:rPr>
              <w:t>J</w:t>
            </w:r>
            <w:r>
              <w:t>T</w:t>
            </w:r>
            <w:r>
              <w:rPr>
                <w:rFonts w:hint="eastAsia"/>
              </w:rPr>
              <w:t>able</w:t>
            </w:r>
            <w:proofErr w:type="spellEnd"/>
            <w:r>
              <w:rPr>
                <w:rFonts w:hint="eastAsia"/>
              </w:rPr>
              <w:t>。设置该类的目的是我们希望表格无法被编辑。但是原本的</w:t>
            </w:r>
            <w:proofErr w:type="spellStart"/>
            <w:r>
              <w:rPr>
                <w:rFonts w:hint="eastAsia"/>
              </w:rPr>
              <w:t>J</w:t>
            </w:r>
            <w:r>
              <w:t>T</w:t>
            </w:r>
            <w:r>
              <w:rPr>
                <w:rFonts w:hint="eastAsia"/>
              </w:rPr>
              <w:t>able</w:t>
            </w:r>
            <w:proofErr w:type="spellEnd"/>
            <w:r>
              <w:rPr>
                <w:rFonts w:hint="eastAsia"/>
              </w:rPr>
              <w:t>类只能将表格直接禁用，导致表格不仅无法编辑而且无法被选中。因此我们编写了继承类，设置表格可以被选中行但不能够被编辑，从而达到我们的要求。</w:t>
            </w:r>
          </w:p>
          <w:p w:rsidR="00E10BB5" w:rsidRDefault="00E10BB5" w:rsidP="00E10BB5">
            <w:pPr>
              <w:pStyle w:val="af4"/>
            </w:pPr>
            <w:r>
              <w:rPr>
                <w:rFonts w:hint="eastAsia"/>
              </w:rPr>
              <w:t>(</w:t>
            </w:r>
            <w:r>
              <w:t>5).</w:t>
            </w:r>
            <w:proofErr w:type="spellStart"/>
            <w:r>
              <w:t>S</w:t>
            </w:r>
            <w:r>
              <w:rPr>
                <w:rFonts w:hint="eastAsia"/>
              </w:rPr>
              <w:t>ort</w:t>
            </w:r>
            <w:r>
              <w:t>B</w:t>
            </w:r>
            <w:r>
              <w:rPr>
                <w:rFonts w:hint="eastAsia"/>
              </w:rPr>
              <w:t>ox</w:t>
            </w:r>
            <w:proofErr w:type="spellEnd"/>
            <w:r>
              <w:rPr>
                <w:rFonts w:hint="eastAsia"/>
              </w:rPr>
              <w:t>类</w:t>
            </w:r>
          </w:p>
          <w:p w:rsidR="007B0BC7" w:rsidRDefault="00E10BB5" w:rsidP="00E10BB5">
            <w:pPr>
              <w:pStyle w:val="ad"/>
            </w:pPr>
            <w:r>
              <w:rPr>
                <w:rFonts w:hint="eastAsia"/>
              </w:rPr>
              <w:t>该类主要是填写主界面的排序横向盒状容器。</w:t>
            </w:r>
            <w:proofErr w:type="gramStart"/>
            <w:r>
              <w:rPr>
                <w:rFonts w:hint="eastAsia"/>
              </w:rPr>
              <w:t>按排</w:t>
            </w:r>
            <w:proofErr w:type="gramEnd"/>
            <w:r>
              <w:rPr>
                <w:rFonts w:hint="eastAsia"/>
              </w:rPr>
              <w:t>序方式建立五个按钮，分别为按名称排序、按地址排序、按大小排序、按修改时间排序和按类型排序。再增加一个反序按钮，用于将排序结果反序输出。并且注意这些按钮的启用状态需要与菜单栏的按钮保持同步。</w:t>
            </w:r>
          </w:p>
          <w:p w:rsidR="00E10BB5" w:rsidRDefault="00E10BB5" w:rsidP="00E10BB5">
            <w:pPr>
              <w:pStyle w:val="ad"/>
            </w:pPr>
            <w:r>
              <w:rPr>
                <w:rFonts w:hint="eastAsia"/>
              </w:rPr>
              <w:t>接下来对每个按钮添加监听器，当每个按钮被点击时，调用</w:t>
            </w:r>
            <w:r>
              <w:rPr>
                <w:rFonts w:hint="eastAsia"/>
              </w:rPr>
              <w:t>Search</w:t>
            </w:r>
            <w:r>
              <w:rPr>
                <w:rFonts w:hint="eastAsia"/>
              </w:rPr>
              <w:t>类中不同的</w:t>
            </w:r>
            <w:r>
              <w:rPr>
                <w:rFonts w:hint="eastAsia"/>
              </w:rPr>
              <w:lastRenderedPageBreak/>
              <w:t>排序函数。</w:t>
            </w:r>
          </w:p>
          <w:p w:rsidR="00E10BB5" w:rsidRDefault="00E10BB5" w:rsidP="00E10BB5">
            <w:pPr>
              <w:pStyle w:val="af"/>
            </w:pPr>
            <w:r>
              <w:drawing>
                <wp:inline distT="0" distB="0" distL="0" distR="0" wp14:anchorId="23A83C49" wp14:editId="081D831B">
                  <wp:extent cx="3906821" cy="1918528"/>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3949320" cy="1939398"/>
                          </a:xfrm>
                          <a:prstGeom prst="rect">
                            <a:avLst/>
                          </a:prstGeom>
                          <a:noFill/>
                          <a:ln w="9525">
                            <a:noFill/>
                            <a:miter lim="800000"/>
                            <a:headEnd/>
                            <a:tailEnd/>
                          </a:ln>
                        </pic:spPr>
                      </pic:pic>
                    </a:graphicData>
                  </a:graphic>
                </wp:inline>
              </w:drawing>
            </w:r>
          </w:p>
          <w:p w:rsidR="00E10BB5" w:rsidRDefault="00E10BB5" w:rsidP="00E10BB5">
            <w:pPr>
              <w:pStyle w:val="af4"/>
            </w:pPr>
            <w:r>
              <w:rPr>
                <w:rFonts w:hint="eastAsia"/>
              </w:rPr>
              <w:t>(</w:t>
            </w:r>
            <w:r>
              <w:t>6).S</w:t>
            </w:r>
            <w:r>
              <w:rPr>
                <w:rFonts w:hint="eastAsia"/>
              </w:rPr>
              <w:t>earch</w:t>
            </w:r>
            <w:r>
              <w:rPr>
                <w:rFonts w:hint="eastAsia"/>
              </w:rPr>
              <w:t>类</w:t>
            </w:r>
          </w:p>
          <w:p w:rsidR="00E10BB5" w:rsidRDefault="00E10BB5" w:rsidP="00E10BB5">
            <w:pPr>
              <w:pStyle w:val="ad"/>
            </w:pPr>
            <w:r>
              <w:rPr>
                <w:rFonts w:hint="eastAsia"/>
              </w:rPr>
              <w:t>该类作为后端与前端的一个接口程序出现，主要用于调用查找方法和进行排序。</w:t>
            </w:r>
          </w:p>
          <w:p w:rsidR="00E10BB5" w:rsidRDefault="00E10BB5" w:rsidP="00E10BB5">
            <w:pPr>
              <w:pStyle w:val="af"/>
            </w:pPr>
            <w:r>
              <w:rPr>
                <w:rFonts w:hint="eastAsia"/>
              </w:rPr>
              <w:drawing>
                <wp:inline distT="0" distB="0" distL="0" distR="0" wp14:anchorId="09DDD694" wp14:editId="1E7DAB75">
                  <wp:extent cx="5274310" cy="633584"/>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274310" cy="633584"/>
                          </a:xfrm>
                          <a:prstGeom prst="rect">
                            <a:avLst/>
                          </a:prstGeom>
                          <a:noFill/>
                          <a:ln w="9525">
                            <a:noFill/>
                            <a:miter lim="800000"/>
                            <a:headEnd/>
                            <a:tailEnd/>
                          </a:ln>
                        </pic:spPr>
                      </pic:pic>
                    </a:graphicData>
                  </a:graphic>
                </wp:inline>
              </w:drawing>
            </w:r>
          </w:p>
          <w:p w:rsidR="00E10BB5" w:rsidRDefault="00E10BB5" w:rsidP="00E10BB5">
            <w:pPr>
              <w:pStyle w:val="ad"/>
            </w:pPr>
            <w:r>
              <w:rPr>
                <w:rFonts w:hint="eastAsia"/>
              </w:rPr>
              <w:t>在这段代码开始前后分别计算了时间作为最终的搜索时间并在主界面进行显示。</w:t>
            </w:r>
          </w:p>
          <w:p w:rsidR="00E10BB5" w:rsidRDefault="00E10BB5" w:rsidP="00E10BB5">
            <w:pPr>
              <w:pStyle w:val="af"/>
            </w:pPr>
            <w:r>
              <w:drawing>
                <wp:inline distT="0" distB="0" distL="0" distR="0" wp14:anchorId="4B3FCBAE" wp14:editId="69759F29">
                  <wp:extent cx="5274310" cy="285663"/>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274310" cy="285663"/>
                          </a:xfrm>
                          <a:prstGeom prst="rect">
                            <a:avLst/>
                          </a:prstGeom>
                          <a:noFill/>
                          <a:ln w="9525">
                            <a:noFill/>
                            <a:miter lim="800000"/>
                            <a:headEnd/>
                            <a:tailEnd/>
                          </a:ln>
                        </pic:spPr>
                      </pic:pic>
                    </a:graphicData>
                  </a:graphic>
                </wp:inline>
              </w:drawing>
            </w:r>
          </w:p>
          <w:p w:rsidR="00E10BB5" w:rsidRDefault="00E10BB5" w:rsidP="00E10BB5">
            <w:pPr>
              <w:pStyle w:val="ad"/>
            </w:pPr>
            <w:r>
              <w:rPr>
                <w:rFonts w:hint="eastAsia"/>
              </w:rPr>
              <w:t>在显示过程中先获取文件信息表。</w:t>
            </w:r>
          </w:p>
          <w:p w:rsidR="00E10BB5" w:rsidRDefault="00E10BB5" w:rsidP="00E10BB5">
            <w:pPr>
              <w:pStyle w:val="af"/>
            </w:pPr>
            <w:r>
              <w:drawing>
                <wp:inline distT="0" distB="0" distL="0" distR="0" wp14:anchorId="49CF25B3" wp14:editId="2AE6224A">
                  <wp:extent cx="5274310" cy="217997"/>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5274310" cy="217997"/>
                          </a:xfrm>
                          <a:prstGeom prst="rect">
                            <a:avLst/>
                          </a:prstGeom>
                          <a:noFill/>
                          <a:ln w="9525">
                            <a:noFill/>
                            <a:miter lim="800000"/>
                            <a:headEnd/>
                            <a:tailEnd/>
                          </a:ln>
                        </pic:spPr>
                      </pic:pic>
                    </a:graphicData>
                  </a:graphic>
                </wp:inline>
              </w:drawing>
            </w:r>
          </w:p>
          <w:p w:rsidR="00E10BB5" w:rsidRDefault="00E10BB5" w:rsidP="00E10BB5">
            <w:pPr>
              <w:pStyle w:val="ad"/>
            </w:pPr>
            <w:r>
              <w:rPr>
                <w:rFonts w:hint="eastAsia"/>
              </w:rPr>
              <w:t>在文件列表没有被读取完全的时候获取列表中每一个文件的信息：</w:t>
            </w:r>
          </w:p>
          <w:p w:rsidR="00E10BB5" w:rsidRDefault="00E10BB5" w:rsidP="00E10BB5">
            <w:pPr>
              <w:pStyle w:val="af"/>
            </w:pPr>
            <w:r>
              <w:drawing>
                <wp:inline distT="0" distB="0" distL="0" distR="0" wp14:anchorId="599586EB" wp14:editId="5865D8AF">
                  <wp:extent cx="5274310" cy="1875976"/>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5274310" cy="1875976"/>
                          </a:xfrm>
                          <a:prstGeom prst="rect">
                            <a:avLst/>
                          </a:prstGeom>
                          <a:noFill/>
                          <a:ln w="9525">
                            <a:noFill/>
                            <a:miter lim="800000"/>
                            <a:headEnd/>
                            <a:tailEnd/>
                          </a:ln>
                        </pic:spPr>
                      </pic:pic>
                    </a:graphicData>
                  </a:graphic>
                </wp:inline>
              </w:drawing>
            </w:r>
          </w:p>
          <w:p w:rsidR="00E10BB5" w:rsidRDefault="00847D77" w:rsidP="00E10BB5">
            <w:pPr>
              <w:pStyle w:val="ad"/>
            </w:pPr>
            <w:r>
              <w:rPr>
                <w:rFonts w:hint="eastAsia"/>
              </w:rPr>
              <w:t>在</w:t>
            </w:r>
            <w:proofErr w:type="spellStart"/>
            <w:r>
              <w:rPr>
                <w:rFonts w:hint="eastAsia"/>
              </w:rPr>
              <w:t>Sort</w:t>
            </w:r>
            <w:r>
              <w:t>B</w:t>
            </w:r>
            <w:r>
              <w:rPr>
                <w:rFonts w:hint="eastAsia"/>
              </w:rPr>
              <w:t>ox</w:t>
            </w:r>
            <w:proofErr w:type="spellEnd"/>
            <w:r>
              <w:rPr>
                <w:rFonts w:hint="eastAsia"/>
              </w:rPr>
              <w:t>的结果更改时设置排序</w:t>
            </w:r>
            <w:proofErr w:type="gramStart"/>
            <w:r>
              <w:rPr>
                <w:rFonts w:hint="eastAsia"/>
              </w:rPr>
              <w:t>器改变</w:t>
            </w:r>
            <w:proofErr w:type="gramEnd"/>
            <w:r>
              <w:rPr>
                <w:rFonts w:hint="eastAsia"/>
              </w:rPr>
              <w:t>搜索表的排序并且更新结果表。</w:t>
            </w:r>
          </w:p>
          <w:p w:rsidR="00E10BB5" w:rsidRDefault="00E10BB5" w:rsidP="00E10BB5">
            <w:pPr>
              <w:pStyle w:val="af4"/>
            </w:pPr>
            <w:r>
              <w:rPr>
                <w:rFonts w:hint="eastAsia"/>
              </w:rPr>
              <w:t>(</w:t>
            </w:r>
            <w:r>
              <w:t>7).</w:t>
            </w:r>
            <w:proofErr w:type="spellStart"/>
            <w:r>
              <w:t>M</w:t>
            </w:r>
            <w:r>
              <w:rPr>
                <w:rFonts w:hint="eastAsia"/>
              </w:rPr>
              <w:t>essege</w:t>
            </w:r>
            <w:r>
              <w:t>B</w:t>
            </w:r>
            <w:r>
              <w:rPr>
                <w:rFonts w:hint="eastAsia"/>
              </w:rPr>
              <w:t>ox</w:t>
            </w:r>
            <w:proofErr w:type="spellEnd"/>
            <w:r>
              <w:rPr>
                <w:rFonts w:hint="eastAsia"/>
              </w:rPr>
              <w:t>类</w:t>
            </w:r>
          </w:p>
          <w:p w:rsidR="00E10BB5" w:rsidRDefault="00E10BB5" w:rsidP="00E10BB5">
            <w:pPr>
              <w:pStyle w:val="ad"/>
            </w:pPr>
            <w:r>
              <w:rPr>
                <w:rFonts w:hint="eastAsia"/>
              </w:rPr>
              <w:t>该类</w:t>
            </w:r>
            <w:r w:rsidR="00847D77">
              <w:rPr>
                <w:rFonts w:hint="eastAsia"/>
              </w:rPr>
              <w:t>用于向主界面添加搜索时间和搜索条目信息，为两个</w:t>
            </w:r>
            <w:proofErr w:type="spellStart"/>
            <w:r w:rsidR="00847D77">
              <w:rPr>
                <w:rFonts w:hint="eastAsia"/>
              </w:rPr>
              <w:t>J</w:t>
            </w:r>
            <w:r w:rsidR="00847D77">
              <w:t>l</w:t>
            </w:r>
            <w:r w:rsidR="00847D77">
              <w:rPr>
                <w:rFonts w:hint="eastAsia"/>
              </w:rPr>
              <w:t>abel</w:t>
            </w:r>
            <w:proofErr w:type="spellEnd"/>
            <w:r w:rsidR="00847D77">
              <w:rPr>
                <w:rFonts w:hint="eastAsia"/>
              </w:rPr>
              <w:t>。</w:t>
            </w:r>
          </w:p>
          <w:p w:rsidR="00847D77" w:rsidRPr="00847D77" w:rsidRDefault="00847D77" w:rsidP="00847D77">
            <w:pPr>
              <w:pStyle w:val="af"/>
            </w:pPr>
            <w:r>
              <w:lastRenderedPageBreak/>
              <w:drawing>
                <wp:inline distT="0" distB="0" distL="0" distR="0" wp14:anchorId="76087012" wp14:editId="3CC05E19">
                  <wp:extent cx="4442113" cy="232411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4471498" cy="2339488"/>
                          </a:xfrm>
                          <a:prstGeom prst="rect">
                            <a:avLst/>
                          </a:prstGeom>
                          <a:noFill/>
                          <a:ln w="9525">
                            <a:noFill/>
                            <a:miter lim="800000"/>
                            <a:headEnd/>
                            <a:tailEnd/>
                          </a:ln>
                        </pic:spPr>
                      </pic:pic>
                    </a:graphicData>
                  </a:graphic>
                </wp:inline>
              </w:drawing>
            </w:r>
          </w:p>
          <w:p w:rsidR="00405EF2" w:rsidRPr="00D6446A" w:rsidRDefault="00405EF2" w:rsidP="00405EF2">
            <w:pPr>
              <w:spacing w:line="360" w:lineRule="auto"/>
              <w:rPr>
                <w:rFonts w:ascii="楷体" w:eastAsia="楷体" w:hAnsi="楷体"/>
                <w:color w:val="4472C4" w:themeColor="accent1"/>
                <w:szCs w:val="21"/>
              </w:rPr>
            </w:pPr>
            <w:r w:rsidRPr="00635AA7">
              <w:rPr>
                <w:rFonts w:ascii="楷体" w:eastAsia="楷体" w:hAnsi="楷体" w:hint="eastAsia"/>
                <w:color w:val="4472C4" w:themeColor="accent1"/>
                <w:szCs w:val="21"/>
              </w:rPr>
              <w:t>&lt;</w:t>
            </w:r>
            <w:r>
              <w:rPr>
                <w:rFonts w:ascii="楷体" w:eastAsia="楷体" w:hAnsi="楷体"/>
                <w:color w:val="4472C4" w:themeColor="accent1"/>
                <w:szCs w:val="21"/>
              </w:rPr>
              <w:t>/</w:t>
            </w:r>
            <w:proofErr w:type="gramStart"/>
            <w:r>
              <w:rPr>
                <w:rFonts w:ascii="楷体" w:eastAsia="楷体" w:hAnsi="楷体" w:hint="eastAsia"/>
                <w:color w:val="4472C4" w:themeColor="accent1"/>
                <w:szCs w:val="21"/>
              </w:rPr>
              <w:t>艾若琳</w:t>
            </w:r>
            <w:proofErr w:type="gramEnd"/>
            <w:r w:rsidRPr="00635AA7">
              <w:rPr>
                <w:rFonts w:ascii="楷体" w:eastAsia="楷体" w:hAnsi="楷体"/>
                <w:color w:val="4472C4" w:themeColor="accent1"/>
                <w:szCs w:val="21"/>
              </w:rPr>
              <w:t>&gt;</w:t>
            </w:r>
          </w:p>
          <w:p w:rsidR="00E45C0A" w:rsidRPr="007B0BC7" w:rsidRDefault="00E45C0A" w:rsidP="00E45C0A">
            <w:pPr>
              <w:pStyle w:val="ad"/>
              <w:rPr>
                <w:ins w:id="20" w:author="Jiaqi Zhang" w:date="2019-03-15T14:51:00Z"/>
              </w:rPr>
            </w:pPr>
          </w:p>
          <w:p w:rsidR="00AB69AC" w:rsidRPr="005D4944" w:rsidDel="005244C9" w:rsidRDefault="00AB69AC">
            <w:pPr>
              <w:spacing w:line="360" w:lineRule="auto"/>
              <w:ind w:leftChars="50" w:left="105" w:firstLineChars="126" w:firstLine="304"/>
              <w:rPr>
                <w:del w:id="21" w:author="Jiaqi Zhang" w:date="2019-03-15T14:53:00Z"/>
                <w:rFonts w:ascii="仿宋" w:eastAsia="仿宋" w:hAnsi="仿宋"/>
                <w:b/>
                <w:sz w:val="24"/>
                <w:szCs w:val="24"/>
              </w:rPr>
              <w:pPrChange w:id="22" w:author="Jiaqi Zhang" w:date="2019-03-15T13:45:00Z">
                <w:pPr>
                  <w:spacing w:line="360" w:lineRule="auto"/>
                  <w:ind w:firstLineChars="176" w:firstLine="424"/>
                </w:pPr>
              </w:pPrChange>
            </w:pPr>
            <w:del w:id="23" w:author="Jiaqi Zhang" w:date="2019-03-15T14:53:00Z">
              <w:r w:rsidRPr="005D4944" w:rsidDel="005244C9">
                <w:rPr>
                  <w:rFonts w:ascii="仿宋" w:eastAsia="仿宋" w:hAnsi="仿宋" w:hint="eastAsia"/>
                  <w:b/>
                  <w:sz w:val="24"/>
                  <w:szCs w:val="24"/>
                </w:rPr>
                <w:delText>（</w:delText>
              </w:r>
              <w:r w:rsidRPr="005D4944" w:rsidDel="005244C9">
                <w:rPr>
                  <w:rFonts w:ascii="仿宋" w:eastAsia="仿宋" w:hAnsi="仿宋" w:hint="eastAsia"/>
                  <w:b/>
                  <w:color w:val="FF0000"/>
                  <w:sz w:val="24"/>
                  <w:szCs w:val="24"/>
                </w:rPr>
                <w:delText>How，</w:delText>
              </w:r>
              <w:r w:rsidR="000D7506" w:rsidRPr="005D4944" w:rsidDel="005244C9">
                <w:rPr>
                  <w:rFonts w:ascii="仿宋" w:eastAsia="仿宋" w:hAnsi="仿宋" w:hint="eastAsia"/>
                  <w:b/>
                  <w:color w:val="FF0000"/>
                  <w:sz w:val="24"/>
                  <w:szCs w:val="24"/>
                </w:rPr>
                <w:delText>怎么样完成的实验内容</w:delText>
              </w:r>
              <w:r w:rsidRPr="005D4944" w:rsidDel="005244C9">
                <w:rPr>
                  <w:rFonts w:ascii="仿宋" w:eastAsia="仿宋" w:hAnsi="仿宋" w:hint="eastAsia"/>
                  <w:b/>
                  <w:color w:val="FF0000"/>
                  <w:sz w:val="24"/>
                  <w:szCs w:val="24"/>
                </w:rPr>
                <w:delText>，</w:delText>
              </w:r>
              <w:r w:rsidR="000D7506" w:rsidRPr="005D4944" w:rsidDel="005244C9">
                <w:rPr>
                  <w:rFonts w:ascii="仿宋" w:eastAsia="仿宋" w:hAnsi="仿宋" w:hint="eastAsia"/>
                  <w:b/>
                  <w:color w:val="FF0000"/>
                  <w:sz w:val="24"/>
                  <w:szCs w:val="24"/>
                </w:rPr>
                <w:delText>采用了什么方法？复杂一点的题目要求给出流程图。分成哪些步骤？步骤的中间结果，最好能够证明你经理了这些步骤。关键代码，注意不是把整个代码往上一贴就完事儿。</w:delText>
              </w:r>
              <w:r w:rsidRPr="005D4944" w:rsidDel="005244C9">
                <w:rPr>
                  <w:rFonts w:ascii="仿宋" w:eastAsia="仿宋" w:hAnsi="仿宋" w:hint="eastAsia"/>
                  <w:b/>
                  <w:sz w:val="24"/>
                  <w:szCs w:val="24"/>
                </w:rPr>
                <w:delText>）</w:delText>
              </w:r>
            </w:del>
          </w:p>
          <w:p w:rsidR="00D33316" w:rsidRDefault="009478E3" w:rsidP="005D4944">
            <w:pPr>
              <w:spacing w:line="360" w:lineRule="auto"/>
              <w:rPr>
                <w:rFonts w:ascii="黑体" w:eastAsia="黑体" w:hAnsi="黑体"/>
                <w:b/>
                <w:sz w:val="28"/>
                <w:szCs w:val="28"/>
              </w:rPr>
            </w:pPr>
            <w:r>
              <w:rPr>
                <w:rFonts w:ascii="黑体" w:eastAsia="黑体" w:hAnsi="黑体" w:hint="eastAsia"/>
                <w:b/>
                <w:sz w:val="28"/>
                <w:szCs w:val="28"/>
              </w:rPr>
              <w:t>六</w:t>
            </w:r>
            <w:r w:rsidR="00D33316" w:rsidRPr="005D4944">
              <w:rPr>
                <w:rFonts w:ascii="黑体" w:eastAsia="黑体" w:hAnsi="黑体" w:hint="eastAsia"/>
                <w:b/>
                <w:sz w:val="28"/>
                <w:szCs w:val="28"/>
              </w:rPr>
              <w:t>、实验结果和分析</w:t>
            </w:r>
          </w:p>
          <w:p w:rsidR="00405EF2" w:rsidRPr="00405EF2" w:rsidRDefault="00405EF2" w:rsidP="005D4944">
            <w:pPr>
              <w:spacing w:line="360" w:lineRule="auto"/>
              <w:rPr>
                <w:rFonts w:ascii="楷体" w:eastAsia="楷体" w:hAnsi="楷体"/>
                <w:color w:val="4472C4" w:themeColor="accent1"/>
                <w:szCs w:val="21"/>
              </w:rPr>
            </w:pPr>
            <w:r w:rsidRPr="00635AA7">
              <w:rPr>
                <w:rFonts w:ascii="楷体" w:eastAsia="楷体" w:hAnsi="楷体" w:hint="eastAsia"/>
                <w:color w:val="4472C4" w:themeColor="accent1"/>
                <w:szCs w:val="21"/>
              </w:rPr>
              <w:t>&lt;</w:t>
            </w:r>
            <w:proofErr w:type="gramStart"/>
            <w:r>
              <w:rPr>
                <w:rFonts w:ascii="楷体" w:eastAsia="楷体" w:hAnsi="楷体" w:hint="eastAsia"/>
                <w:color w:val="4472C4" w:themeColor="accent1"/>
                <w:szCs w:val="21"/>
              </w:rPr>
              <w:t>张嘉琦</w:t>
            </w:r>
            <w:proofErr w:type="gramEnd"/>
            <w:r w:rsidRPr="00635AA7">
              <w:rPr>
                <w:rFonts w:ascii="楷体" w:eastAsia="楷体" w:hAnsi="楷体"/>
                <w:color w:val="4472C4" w:themeColor="accent1"/>
                <w:szCs w:val="21"/>
              </w:rPr>
              <w:t>&gt;</w:t>
            </w:r>
          </w:p>
          <w:p w:rsidR="00AF4A73" w:rsidRDefault="00AF4A73" w:rsidP="00AF4A73">
            <w:pPr>
              <w:pStyle w:val="af2"/>
            </w:pPr>
            <w:ins w:id="24" w:author="Jiaqi Zhang" w:date="2019-03-16T16:51:00Z">
              <w:r w:rsidRPr="001451CB">
                <w:rPr>
                  <w:rFonts w:hint="eastAsia"/>
                </w:rPr>
                <w:t>1</w:t>
              </w:r>
              <w:r w:rsidRPr="001451CB">
                <w:t>.</w:t>
              </w:r>
            </w:ins>
            <w:r w:rsidR="00996318">
              <w:rPr>
                <w:rFonts w:hint="eastAsia"/>
              </w:rPr>
              <w:t>程序运行结果</w:t>
            </w:r>
          </w:p>
          <w:p w:rsidR="00103184" w:rsidRDefault="00430249" w:rsidP="00430249">
            <w:pPr>
              <w:pStyle w:val="ad"/>
            </w:pPr>
            <w:r>
              <w:rPr>
                <w:rFonts w:hint="eastAsia"/>
              </w:rPr>
              <w:t>因为功能较多不一</w:t>
            </w:r>
            <w:proofErr w:type="gramStart"/>
            <w:r>
              <w:rPr>
                <w:rFonts w:hint="eastAsia"/>
              </w:rPr>
              <w:t>一</w:t>
            </w:r>
            <w:proofErr w:type="gramEnd"/>
            <w:r>
              <w:rPr>
                <w:rFonts w:hint="eastAsia"/>
              </w:rPr>
              <w:t>进行展示，这里只选择几个主要的功能示意。选择我电脑的</w:t>
            </w:r>
            <w:r>
              <w:rPr>
                <w:rFonts w:hint="eastAsia"/>
              </w:rPr>
              <w:t>D</w:t>
            </w:r>
            <w:r>
              <w:rPr>
                <w:rFonts w:hint="eastAsia"/>
              </w:rPr>
              <w:t>盘，搜索“</w:t>
            </w:r>
            <w:r>
              <w:t>12</w:t>
            </w:r>
            <w:r>
              <w:rPr>
                <w:rFonts w:hint="eastAsia"/>
              </w:rPr>
              <w:t>”。得到的结果如图：</w:t>
            </w:r>
          </w:p>
          <w:p w:rsidR="00430249" w:rsidRDefault="00430249" w:rsidP="00430249">
            <w:pPr>
              <w:pStyle w:val="af"/>
            </w:pPr>
            <w:r>
              <w:drawing>
                <wp:inline distT="0" distB="0" distL="0" distR="0" wp14:anchorId="1E191A3C" wp14:editId="5F121E7E">
                  <wp:extent cx="3632546" cy="3667559"/>
                  <wp:effectExtent l="0" t="0" r="635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1260" cy="3696549"/>
                          </a:xfrm>
                          <a:prstGeom prst="rect">
                            <a:avLst/>
                          </a:prstGeom>
                        </pic:spPr>
                      </pic:pic>
                    </a:graphicData>
                  </a:graphic>
                </wp:inline>
              </w:drawing>
            </w:r>
          </w:p>
          <w:p w:rsidR="00430249" w:rsidRDefault="00430249" w:rsidP="00430249">
            <w:pPr>
              <w:pStyle w:val="ad"/>
            </w:pPr>
            <w:r>
              <w:rPr>
                <w:rFonts w:hint="eastAsia"/>
              </w:rPr>
              <w:t>可以看到搜索得到了</w:t>
            </w:r>
            <w:r>
              <w:rPr>
                <w:rFonts w:hint="eastAsia"/>
              </w:rPr>
              <w:t>1</w:t>
            </w:r>
            <w:r>
              <w:t>919</w:t>
            </w:r>
            <w:r>
              <w:rPr>
                <w:rFonts w:hint="eastAsia"/>
              </w:rPr>
              <w:t>个结果，并且搜索到的结果按文件格式进行了染色。</w:t>
            </w:r>
            <w:r>
              <w:rPr>
                <w:rFonts w:hint="eastAsia"/>
              </w:rPr>
              <w:lastRenderedPageBreak/>
              <w:t>接下来我们点击“</w:t>
            </w:r>
            <w:r>
              <w:rPr>
                <w:rFonts w:hint="eastAsia"/>
              </w:rPr>
              <w:t>F</w:t>
            </w:r>
            <w:r>
              <w:t>ORMAT</w:t>
            </w:r>
            <w:r>
              <w:rPr>
                <w:rFonts w:hint="eastAsia"/>
              </w:rPr>
              <w:t>”按钮，即按文件格式进行排序，结果如图：</w:t>
            </w:r>
          </w:p>
          <w:p w:rsidR="00430249" w:rsidRDefault="00430249" w:rsidP="00430249">
            <w:pPr>
              <w:pStyle w:val="af"/>
            </w:pPr>
            <w:r>
              <w:drawing>
                <wp:inline distT="0" distB="0" distL="0" distR="0" wp14:anchorId="0135A62C" wp14:editId="58B5EBA1">
                  <wp:extent cx="3421559" cy="3463636"/>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6003" cy="3488380"/>
                          </a:xfrm>
                          <a:prstGeom prst="rect">
                            <a:avLst/>
                          </a:prstGeom>
                        </pic:spPr>
                      </pic:pic>
                    </a:graphicData>
                  </a:graphic>
                </wp:inline>
              </w:drawing>
            </w:r>
          </w:p>
          <w:p w:rsidR="00430249" w:rsidRDefault="00430249" w:rsidP="00430249">
            <w:pPr>
              <w:pStyle w:val="ad"/>
            </w:pPr>
            <w:r>
              <w:rPr>
                <w:rFonts w:hint="eastAsia"/>
              </w:rPr>
              <w:t>可以看到可执行文件被染成了紫色，压缩文件被染成了绿色，文档文件被染成了青色，图片文件被染成了黄色……接下来我们设置不含的字符串“</w:t>
            </w:r>
            <w:r>
              <w:rPr>
                <w:rFonts w:hint="eastAsia"/>
              </w:rPr>
              <w:t>3</w:t>
            </w:r>
            <w:r>
              <w:rPr>
                <w:rFonts w:hint="eastAsia"/>
              </w:rPr>
              <w:t>”，并且只搜索图片，结果如图所示：</w:t>
            </w:r>
          </w:p>
          <w:p w:rsidR="00430249" w:rsidRDefault="00430249" w:rsidP="00430249">
            <w:pPr>
              <w:pStyle w:val="af"/>
            </w:pPr>
            <w:r>
              <w:drawing>
                <wp:inline distT="0" distB="0" distL="0" distR="0" wp14:anchorId="3D5A66E4" wp14:editId="22A1407C">
                  <wp:extent cx="3401029" cy="3442854"/>
                  <wp:effectExtent l="0" t="0" r="952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8716" cy="3450636"/>
                          </a:xfrm>
                          <a:prstGeom prst="rect">
                            <a:avLst/>
                          </a:prstGeom>
                        </pic:spPr>
                      </pic:pic>
                    </a:graphicData>
                  </a:graphic>
                </wp:inline>
              </w:drawing>
            </w:r>
          </w:p>
          <w:p w:rsidR="00707E5F" w:rsidRDefault="00430249" w:rsidP="00430249">
            <w:pPr>
              <w:pStyle w:val="ad"/>
            </w:pPr>
            <w:r>
              <w:rPr>
                <w:rFonts w:hint="eastAsia"/>
              </w:rPr>
              <w:t>只有图片被遗留了下来。</w:t>
            </w:r>
          </w:p>
          <w:p w:rsidR="00707E5F" w:rsidRDefault="00707E5F" w:rsidP="00430249">
            <w:pPr>
              <w:pStyle w:val="ad"/>
            </w:pPr>
            <w:r>
              <w:rPr>
                <w:rFonts w:hint="eastAsia"/>
              </w:rPr>
              <w:lastRenderedPageBreak/>
              <w:t>接下来展示结果四种类型的结构可视化：</w:t>
            </w:r>
            <w:r w:rsidR="001E2153">
              <w:rPr>
                <w:rFonts w:hint="eastAsia"/>
              </w:rPr>
              <w:t>（具体类型</w:t>
            </w:r>
            <w:r w:rsidR="001E2153">
              <w:rPr>
                <w:rFonts w:hint="eastAsia"/>
              </w:rPr>
              <w:t>/</w:t>
            </w:r>
            <w:r w:rsidR="001E2153">
              <w:rPr>
                <w:rFonts w:hint="eastAsia"/>
              </w:rPr>
              <w:t>大类——柱状图</w:t>
            </w:r>
            <w:r w:rsidR="001E2153">
              <w:rPr>
                <w:rFonts w:hint="eastAsia"/>
              </w:rPr>
              <w:t>/</w:t>
            </w:r>
            <w:r w:rsidR="001E2153">
              <w:rPr>
                <w:rFonts w:hint="eastAsia"/>
              </w:rPr>
              <w:t>饼图）</w:t>
            </w:r>
          </w:p>
          <w:p w:rsidR="00707E5F" w:rsidRDefault="00C62CBE" w:rsidP="00430249">
            <w:pPr>
              <w:pStyle w:val="ad"/>
            </w:pPr>
            <w:r>
              <w:rPr>
                <w:rFonts w:hint="eastAsia"/>
                <w:noProof/>
              </w:rPr>
              <w:drawing>
                <wp:inline distT="0" distB="0" distL="0" distR="0">
                  <wp:extent cx="4472335" cy="32004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9">
                            <a:extLst>
                              <a:ext uri="{28A0092B-C50C-407E-A947-70E740481C1C}">
                                <a14:useLocalDpi xmlns:a14="http://schemas.microsoft.com/office/drawing/2010/main" val="0"/>
                              </a:ext>
                            </a:extLst>
                          </a:blip>
                          <a:stretch>
                            <a:fillRect/>
                          </a:stretch>
                        </pic:blipFill>
                        <pic:spPr>
                          <a:xfrm>
                            <a:off x="0" y="0"/>
                            <a:ext cx="4479214" cy="3205323"/>
                          </a:xfrm>
                          <a:prstGeom prst="rect">
                            <a:avLst/>
                          </a:prstGeom>
                        </pic:spPr>
                      </pic:pic>
                    </a:graphicData>
                  </a:graphic>
                </wp:inline>
              </w:drawing>
            </w:r>
          </w:p>
          <w:p w:rsidR="00C62CBE" w:rsidRDefault="00C62CBE" w:rsidP="00430249">
            <w:pPr>
              <w:pStyle w:val="ad"/>
            </w:pPr>
            <w:r>
              <w:rPr>
                <w:rFonts w:hint="eastAsia"/>
                <w:noProof/>
              </w:rPr>
              <w:drawing>
                <wp:inline distT="0" distB="0" distL="0" distR="0">
                  <wp:extent cx="4448175" cy="31831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30">
                            <a:extLst>
                              <a:ext uri="{28A0092B-C50C-407E-A947-70E740481C1C}">
                                <a14:useLocalDpi xmlns:a14="http://schemas.microsoft.com/office/drawing/2010/main" val="0"/>
                              </a:ext>
                            </a:extLst>
                          </a:blip>
                          <a:stretch>
                            <a:fillRect/>
                          </a:stretch>
                        </pic:blipFill>
                        <pic:spPr>
                          <a:xfrm>
                            <a:off x="0" y="0"/>
                            <a:ext cx="4460077" cy="3191628"/>
                          </a:xfrm>
                          <a:prstGeom prst="rect">
                            <a:avLst/>
                          </a:prstGeom>
                        </pic:spPr>
                      </pic:pic>
                    </a:graphicData>
                  </a:graphic>
                </wp:inline>
              </w:drawing>
            </w:r>
          </w:p>
          <w:p w:rsidR="004E170C" w:rsidRDefault="004E170C" w:rsidP="00430249">
            <w:pPr>
              <w:pStyle w:val="ad"/>
            </w:pPr>
            <w:r>
              <w:rPr>
                <w:rFonts w:hint="eastAsia"/>
                <w:noProof/>
              </w:rPr>
              <w:lastRenderedPageBreak/>
              <w:drawing>
                <wp:inline distT="0" distB="0" distL="0" distR="0">
                  <wp:extent cx="4438650" cy="3176295"/>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31">
                            <a:extLst>
                              <a:ext uri="{28A0092B-C50C-407E-A947-70E740481C1C}">
                                <a14:useLocalDpi xmlns:a14="http://schemas.microsoft.com/office/drawing/2010/main" val="0"/>
                              </a:ext>
                            </a:extLst>
                          </a:blip>
                          <a:stretch>
                            <a:fillRect/>
                          </a:stretch>
                        </pic:blipFill>
                        <pic:spPr>
                          <a:xfrm>
                            <a:off x="0" y="0"/>
                            <a:ext cx="4465498" cy="3195507"/>
                          </a:xfrm>
                          <a:prstGeom prst="rect">
                            <a:avLst/>
                          </a:prstGeom>
                        </pic:spPr>
                      </pic:pic>
                    </a:graphicData>
                  </a:graphic>
                </wp:inline>
              </w:drawing>
            </w:r>
          </w:p>
          <w:p w:rsidR="00F0710F" w:rsidRDefault="00F0710F" w:rsidP="00430249">
            <w:pPr>
              <w:pStyle w:val="ad"/>
            </w:pPr>
            <w:r>
              <w:rPr>
                <w:rFonts w:hint="eastAsia"/>
                <w:noProof/>
              </w:rPr>
              <w:drawing>
                <wp:inline distT="0" distB="0" distL="0" distR="0">
                  <wp:extent cx="4476750" cy="32035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32">
                            <a:extLst>
                              <a:ext uri="{28A0092B-C50C-407E-A947-70E740481C1C}">
                                <a14:useLocalDpi xmlns:a14="http://schemas.microsoft.com/office/drawing/2010/main" val="0"/>
                              </a:ext>
                            </a:extLst>
                          </a:blip>
                          <a:stretch>
                            <a:fillRect/>
                          </a:stretch>
                        </pic:blipFill>
                        <pic:spPr>
                          <a:xfrm>
                            <a:off x="0" y="0"/>
                            <a:ext cx="4516909" cy="3232298"/>
                          </a:xfrm>
                          <a:prstGeom prst="rect">
                            <a:avLst/>
                          </a:prstGeom>
                        </pic:spPr>
                      </pic:pic>
                    </a:graphicData>
                  </a:graphic>
                </wp:inline>
              </w:drawing>
            </w:r>
          </w:p>
          <w:p w:rsidR="00D377A0" w:rsidRDefault="00D377A0" w:rsidP="00430249">
            <w:pPr>
              <w:pStyle w:val="ad"/>
            </w:pPr>
            <w:r>
              <w:rPr>
                <w:rFonts w:hint="eastAsia"/>
              </w:rPr>
              <w:t>最后是对</w:t>
            </w:r>
            <w:r>
              <w:rPr>
                <w:rFonts w:hint="eastAsia"/>
              </w:rPr>
              <w:t>MySQL</w:t>
            </w:r>
            <w:r>
              <w:rPr>
                <w:rFonts w:hint="eastAsia"/>
              </w:rPr>
              <w:t>中的历史记录表</w:t>
            </w:r>
            <w:r w:rsidR="0091057C">
              <w:rPr>
                <w:rFonts w:hint="eastAsia"/>
              </w:rPr>
              <w:t>（</w:t>
            </w:r>
            <w:proofErr w:type="spellStart"/>
            <w:r w:rsidR="0091057C">
              <w:rPr>
                <w:rFonts w:hint="eastAsia"/>
              </w:rPr>
              <w:t>se</w:t>
            </w:r>
            <w:r w:rsidR="0091057C">
              <w:t>arch_history</w:t>
            </w:r>
            <w:proofErr w:type="spellEnd"/>
            <w:r w:rsidR="0091057C">
              <w:rPr>
                <w:rFonts w:hint="eastAsia"/>
              </w:rPr>
              <w:t>）</w:t>
            </w:r>
            <w:r>
              <w:rPr>
                <w:rFonts w:hint="eastAsia"/>
              </w:rPr>
              <w:t>以及</w:t>
            </w:r>
            <w:proofErr w:type="gramStart"/>
            <w:r>
              <w:rPr>
                <w:rFonts w:hint="eastAsia"/>
              </w:rPr>
              <w:t>搜素结果</w:t>
            </w:r>
            <w:proofErr w:type="gramEnd"/>
            <w:r>
              <w:rPr>
                <w:rFonts w:hint="eastAsia"/>
              </w:rPr>
              <w:t>可视化的具体类</w:t>
            </w:r>
            <w:r w:rsidR="0091057C">
              <w:rPr>
                <w:rFonts w:hint="eastAsia"/>
              </w:rPr>
              <w:t>(</w:t>
            </w:r>
            <w:proofErr w:type="spellStart"/>
            <w:r w:rsidR="0091057C">
              <w:t>specific_kind</w:t>
            </w:r>
            <w:proofErr w:type="spellEnd"/>
            <w:r w:rsidR="0091057C">
              <w:t>)</w:t>
            </w:r>
            <w:r>
              <w:rPr>
                <w:rFonts w:hint="eastAsia"/>
              </w:rPr>
              <w:t>/</w:t>
            </w:r>
            <w:r>
              <w:rPr>
                <w:rFonts w:hint="eastAsia"/>
              </w:rPr>
              <w:t>大类</w:t>
            </w:r>
            <w:r w:rsidR="0091057C">
              <w:rPr>
                <w:rFonts w:hint="eastAsia"/>
              </w:rPr>
              <w:t>(</w:t>
            </w:r>
            <w:r w:rsidR="0091057C">
              <w:t>kinds)</w:t>
            </w:r>
            <w:r>
              <w:rPr>
                <w:rFonts w:hint="eastAsia"/>
              </w:rPr>
              <w:t>表进行结果展示：</w:t>
            </w:r>
          </w:p>
          <w:p w:rsidR="005A7438" w:rsidRDefault="00BE61AF" w:rsidP="00430249">
            <w:pPr>
              <w:pStyle w:val="ad"/>
            </w:pPr>
            <w:r>
              <w:rPr>
                <w:rFonts w:hint="eastAsia"/>
                <w:noProof/>
              </w:rPr>
              <w:drawing>
                <wp:inline distT="0" distB="0" distL="0" distR="0">
                  <wp:extent cx="2152950" cy="12765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CCBADE.tmp"/>
                          <pic:cNvPicPr/>
                        </pic:nvPicPr>
                        <pic:blipFill>
                          <a:blip r:embed="rId33">
                            <a:extLst>
                              <a:ext uri="{28A0092B-C50C-407E-A947-70E740481C1C}">
                                <a14:useLocalDpi xmlns:a14="http://schemas.microsoft.com/office/drawing/2010/main" val="0"/>
                              </a:ext>
                            </a:extLst>
                          </a:blip>
                          <a:stretch>
                            <a:fillRect/>
                          </a:stretch>
                        </pic:blipFill>
                        <pic:spPr>
                          <a:xfrm>
                            <a:off x="0" y="0"/>
                            <a:ext cx="2152950" cy="1276528"/>
                          </a:xfrm>
                          <a:prstGeom prst="rect">
                            <a:avLst/>
                          </a:prstGeom>
                        </pic:spPr>
                      </pic:pic>
                    </a:graphicData>
                  </a:graphic>
                </wp:inline>
              </w:drawing>
            </w:r>
          </w:p>
          <w:p w:rsidR="00BE61AF" w:rsidRDefault="00BE61AF" w:rsidP="00430249">
            <w:pPr>
              <w:pStyle w:val="ad"/>
            </w:pPr>
            <w:r>
              <w:rPr>
                <w:rFonts w:hint="eastAsia"/>
                <w:noProof/>
              </w:rPr>
              <w:lastRenderedPageBreak/>
              <w:drawing>
                <wp:inline distT="0" distB="0" distL="0" distR="0">
                  <wp:extent cx="4572638" cy="2715004"/>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CCF41F.tmp"/>
                          <pic:cNvPicPr/>
                        </pic:nvPicPr>
                        <pic:blipFill>
                          <a:blip r:embed="rId34">
                            <a:extLst>
                              <a:ext uri="{28A0092B-C50C-407E-A947-70E740481C1C}">
                                <a14:useLocalDpi xmlns:a14="http://schemas.microsoft.com/office/drawing/2010/main" val="0"/>
                              </a:ext>
                            </a:extLst>
                          </a:blip>
                          <a:stretch>
                            <a:fillRect/>
                          </a:stretch>
                        </pic:blipFill>
                        <pic:spPr>
                          <a:xfrm>
                            <a:off x="0" y="0"/>
                            <a:ext cx="4572638" cy="2715004"/>
                          </a:xfrm>
                          <a:prstGeom prst="rect">
                            <a:avLst/>
                          </a:prstGeom>
                        </pic:spPr>
                      </pic:pic>
                    </a:graphicData>
                  </a:graphic>
                </wp:inline>
              </w:drawing>
            </w:r>
          </w:p>
          <w:p w:rsidR="00BE61AF" w:rsidRDefault="00BE61AF" w:rsidP="00430249">
            <w:pPr>
              <w:pStyle w:val="ad"/>
            </w:pPr>
            <w:r>
              <w:rPr>
                <w:rFonts w:hint="eastAsia"/>
                <w:noProof/>
              </w:rPr>
              <w:drawing>
                <wp:inline distT="0" distB="0" distL="0" distR="0">
                  <wp:extent cx="4552950" cy="259219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CC5059.tmp"/>
                          <pic:cNvPicPr/>
                        </pic:nvPicPr>
                        <pic:blipFill>
                          <a:blip r:embed="rId35">
                            <a:extLst>
                              <a:ext uri="{28A0092B-C50C-407E-A947-70E740481C1C}">
                                <a14:useLocalDpi xmlns:a14="http://schemas.microsoft.com/office/drawing/2010/main" val="0"/>
                              </a:ext>
                            </a:extLst>
                          </a:blip>
                          <a:stretch>
                            <a:fillRect/>
                          </a:stretch>
                        </pic:blipFill>
                        <pic:spPr>
                          <a:xfrm>
                            <a:off x="0" y="0"/>
                            <a:ext cx="4594087" cy="2615612"/>
                          </a:xfrm>
                          <a:prstGeom prst="rect">
                            <a:avLst/>
                          </a:prstGeom>
                        </pic:spPr>
                      </pic:pic>
                    </a:graphicData>
                  </a:graphic>
                </wp:inline>
              </w:drawing>
            </w:r>
          </w:p>
          <w:p w:rsidR="00BA7E9B" w:rsidRPr="005A7438" w:rsidRDefault="00DF78F2" w:rsidP="00430249">
            <w:pPr>
              <w:pStyle w:val="ad"/>
              <w:rPr>
                <w:rFonts w:hint="eastAsia"/>
              </w:rPr>
            </w:pPr>
            <w:r>
              <w:rPr>
                <w:rFonts w:hint="eastAsia"/>
                <w:noProof/>
              </w:rPr>
              <w:drawing>
                <wp:inline distT="0" distB="0" distL="0" distR="0">
                  <wp:extent cx="4562475" cy="2868353"/>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CC60E0.tmp"/>
                          <pic:cNvPicPr/>
                        </pic:nvPicPr>
                        <pic:blipFill>
                          <a:blip r:embed="rId36">
                            <a:extLst>
                              <a:ext uri="{28A0092B-C50C-407E-A947-70E740481C1C}">
                                <a14:useLocalDpi xmlns:a14="http://schemas.microsoft.com/office/drawing/2010/main" val="0"/>
                              </a:ext>
                            </a:extLst>
                          </a:blip>
                          <a:stretch>
                            <a:fillRect/>
                          </a:stretch>
                        </pic:blipFill>
                        <pic:spPr>
                          <a:xfrm>
                            <a:off x="0" y="0"/>
                            <a:ext cx="4585958" cy="2883116"/>
                          </a:xfrm>
                          <a:prstGeom prst="rect">
                            <a:avLst/>
                          </a:prstGeom>
                        </pic:spPr>
                      </pic:pic>
                    </a:graphicData>
                  </a:graphic>
                </wp:inline>
              </w:drawing>
            </w:r>
          </w:p>
          <w:p w:rsidR="00405EF2" w:rsidRDefault="00405EF2" w:rsidP="00405EF2">
            <w:pPr>
              <w:spacing w:line="360" w:lineRule="auto"/>
              <w:rPr>
                <w:rFonts w:ascii="楷体" w:eastAsia="楷体" w:hAnsi="楷体"/>
                <w:color w:val="4472C4" w:themeColor="accent1"/>
                <w:szCs w:val="21"/>
              </w:rPr>
            </w:pPr>
            <w:r w:rsidRPr="00635AA7">
              <w:rPr>
                <w:rFonts w:ascii="楷体" w:eastAsia="楷体" w:hAnsi="楷体" w:hint="eastAsia"/>
                <w:color w:val="4472C4" w:themeColor="accent1"/>
                <w:szCs w:val="21"/>
              </w:rPr>
              <w:t>&lt;</w:t>
            </w:r>
            <w:r>
              <w:rPr>
                <w:rFonts w:ascii="楷体" w:eastAsia="楷体" w:hAnsi="楷体"/>
                <w:color w:val="4472C4" w:themeColor="accent1"/>
                <w:szCs w:val="21"/>
              </w:rPr>
              <w:t>/</w:t>
            </w:r>
            <w:proofErr w:type="gramStart"/>
            <w:r>
              <w:rPr>
                <w:rFonts w:ascii="楷体" w:eastAsia="楷体" w:hAnsi="楷体" w:hint="eastAsia"/>
                <w:color w:val="4472C4" w:themeColor="accent1"/>
                <w:szCs w:val="21"/>
              </w:rPr>
              <w:t>张嘉琦</w:t>
            </w:r>
            <w:proofErr w:type="gramEnd"/>
            <w:r w:rsidRPr="00635AA7">
              <w:rPr>
                <w:rFonts w:ascii="楷体" w:eastAsia="楷体" w:hAnsi="楷体"/>
                <w:color w:val="4472C4" w:themeColor="accent1"/>
                <w:szCs w:val="21"/>
              </w:rPr>
              <w:t>&gt;</w:t>
            </w:r>
          </w:p>
          <w:p w:rsidR="00405EF2" w:rsidRPr="00405EF2" w:rsidRDefault="00405EF2" w:rsidP="00405EF2">
            <w:pPr>
              <w:spacing w:line="360" w:lineRule="auto"/>
              <w:rPr>
                <w:rFonts w:ascii="楷体" w:eastAsia="楷体" w:hAnsi="楷体"/>
                <w:color w:val="4472C4" w:themeColor="accent1"/>
                <w:szCs w:val="21"/>
              </w:rPr>
            </w:pPr>
            <w:r w:rsidRPr="00635AA7">
              <w:rPr>
                <w:rFonts w:ascii="楷体" w:eastAsia="楷体" w:hAnsi="楷体" w:hint="eastAsia"/>
                <w:color w:val="4472C4" w:themeColor="accent1"/>
                <w:szCs w:val="21"/>
              </w:rPr>
              <w:lastRenderedPageBreak/>
              <w:t>&lt;张</w:t>
            </w:r>
            <w:proofErr w:type="gramStart"/>
            <w:r w:rsidRPr="00635AA7">
              <w:rPr>
                <w:rFonts w:ascii="楷体" w:eastAsia="楷体" w:hAnsi="楷体" w:hint="eastAsia"/>
                <w:color w:val="4472C4" w:themeColor="accent1"/>
                <w:szCs w:val="21"/>
              </w:rPr>
              <w:t>圳</w:t>
            </w:r>
            <w:proofErr w:type="gramEnd"/>
            <w:r w:rsidRPr="00635AA7">
              <w:rPr>
                <w:rFonts w:ascii="楷体" w:eastAsia="楷体" w:hAnsi="楷体"/>
                <w:color w:val="4472C4" w:themeColor="accent1"/>
                <w:szCs w:val="21"/>
              </w:rPr>
              <w:t>&gt;</w:t>
            </w:r>
          </w:p>
          <w:p w:rsidR="00996318" w:rsidRDefault="00996318" w:rsidP="00996318">
            <w:pPr>
              <w:pStyle w:val="af2"/>
            </w:pPr>
            <w:r>
              <w:t>2</w:t>
            </w:r>
            <w:ins w:id="25" w:author="Jiaqi Zhang" w:date="2019-03-16T16:51:00Z">
              <w:r w:rsidRPr="001451CB">
                <w:t>.</w:t>
              </w:r>
            </w:ins>
            <w:r>
              <w:rPr>
                <w:rFonts w:hint="eastAsia"/>
              </w:rPr>
              <w:t>可改进的地方</w:t>
            </w:r>
          </w:p>
          <w:p w:rsidR="00996318" w:rsidRDefault="00F262F2" w:rsidP="00996318">
            <w:pPr>
              <w:pStyle w:val="ad"/>
            </w:pPr>
            <w:r>
              <w:rPr>
                <w:rFonts w:hint="eastAsia"/>
              </w:rPr>
              <w:t>我们发现，实际程序的运行时间中，</w:t>
            </w:r>
            <w:r>
              <w:rPr>
                <w:rFonts w:hint="eastAsia"/>
              </w:rPr>
              <w:t>9</w:t>
            </w:r>
            <w:r>
              <w:t>0</w:t>
            </w:r>
            <w:r>
              <w:rPr>
                <w:rFonts w:hint="eastAsia"/>
              </w:rPr>
              <w:t>%</w:t>
            </w:r>
            <w:r>
              <w:rPr>
                <w:rFonts w:hint="eastAsia"/>
              </w:rPr>
              <w:t>以上的时间被消耗在结果的展示上。我们可以在这里着手进行修改，采用多线程的方式，利用“消费者</w:t>
            </w:r>
            <w:r>
              <w:rPr>
                <w:rFonts w:hint="eastAsia"/>
              </w:rPr>
              <w:t>-</w:t>
            </w:r>
            <w:r>
              <w:rPr>
                <w:rFonts w:hint="eastAsia"/>
              </w:rPr>
              <w:t>生产者”模型</w:t>
            </w:r>
            <w:r w:rsidR="00D93EFB">
              <w:rPr>
                <w:rFonts w:hint="eastAsia"/>
              </w:rPr>
              <w:t>，创建一个搜索线程和一个展示线程。搜索线程将搜索到的每一个符合要求的结果放入临界区（例如</w:t>
            </w:r>
            <w:r w:rsidR="00D93EFB">
              <w:rPr>
                <w:rFonts w:hint="eastAsia"/>
              </w:rPr>
              <w:t>Java</w:t>
            </w:r>
            <w:r w:rsidR="00D93EFB">
              <w:rPr>
                <w:rFonts w:hint="eastAsia"/>
              </w:rPr>
              <w:t>中的阻塞队列），展示线程从临界区中取出结果进行展示。多线程的方法可以使得程序的性能得到一定程度上的提升。</w:t>
            </w:r>
          </w:p>
          <w:p w:rsidR="00405EF2" w:rsidRDefault="00405EF2" w:rsidP="00996318">
            <w:pPr>
              <w:pStyle w:val="ad"/>
            </w:pPr>
          </w:p>
          <w:p w:rsidR="00D33316" w:rsidRPr="005D4944" w:rsidRDefault="00635AA7" w:rsidP="005D4944">
            <w:pPr>
              <w:spacing w:line="360" w:lineRule="auto"/>
              <w:rPr>
                <w:rFonts w:ascii="黑体" w:eastAsia="黑体" w:hAnsi="黑体"/>
                <w:b/>
                <w:sz w:val="28"/>
                <w:szCs w:val="28"/>
              </w:rPr>
            </w:pPr>
            <w:r>
              <w:rPr>
                <w:rFonts w:ascii="黑体" w:eastAsia="黑体" w:hAnsi="黑体" w:hint="eastAsia"/>
                <w:b/>
                <w:sz w:val="28"/>
                <w:szCs w:val="28"/>
              </w:rPr>
              <w:t>七、</w:t>
            </w:r>
            <w:r w:rsidR="00D33316" w:rsidRPr="005D4944">
              <w:rPr>
                <w:rFonts w:ascii="黑体" w:eastAsia="黑体" w:hAnsi="黑体" w:hint="eastAsia"/>
                <w:b/>
                <w:sz w:val="28"/>
                <w:szCs w:val="28"/>
              </w:rPr>
              <w:t>讨论、心得</w:t>
            </w:r>
          </w:p>
          <w:p w:rsidR="00103184" w:rsidRDefault="00912ACA">
            <w:pPr>
              <w:pStyle w:val="ad"/>
            </w:pPr>
            <w:r>
              <w:rPr>
                <w:rFonts w:hint="eastAsia"/>
              </w:rPr>
              <w:t>在最开始实现本项目的核心基础功能——搜索功能时，我们尝试过很多不同的方法。最开始的思考方向是在</w:t>
            </w:r>
            <w:r>
              <w:rPr>
                <w:rFonts w:hint="eastAsia"/>
              </w:rPr>
              <w:t>Windows</w:t>
            </w:r>
            <w:r>
              <w:rPr>
                <w:rFonts w:hint="eastAsia"/>
              </w:rPr>
              <w:t>自带的文件搜索功能以及搜索软件</w:t>
            </w:r>
            <w:r>
              <w:rPr>
                <w:rFonts w:hint="eastAsia"/>
              </w:rPr>
              <w:t>Everything</w:t>
            </w:r>
            <w:r>
              <w:rPr>
                <w:rFonts w:hint="eastAsia"/>
              </w:rPr>
              <w:t>，得到了两种解决方案：第一，通过提前对电脑上的磁盘建立索引，例如</w:t>
            </w:r>
            <w:r>
              <w:rPr>
                <w:rFonts w:hint="eastAsia"/>
              </w:rPr>
              <w:t>Everything</w:t>
            </w:r>
            <w:r>
              <w:rPr>
                <w:rFonts w:hint="eastAsia"/>
              </w:rPr>
              <w:t>通过读取对</w:t>
            </w:r>
            <w:r>
              <w:rPr>
                <w:rFonts w:hint="eastAsia"/>
              </w:rPr>
              <w:t>U</w:t>
            </w:r>
            <w:r>
              <w:t>SN</w:t>
            </w:r>
            <w:r>
              <w:rPr>
                <w:rFonts w:hint="eastAsia"/>
              </w:rPr>
              <w:t>日志操作来建立索引，一旦</w:t>
            </w:r>
            <w:r w:rsidR="00635AA7">
              <w:rPr>
                <w:rFonts w:hint="eastAsia"/>
              </w:rPr>
              <w:t>建立好索引后，后续查找的速度就会非常快。但是这种方法每次建立索引的时间比较长，对代码的要求比较高，并且用</w:t>
            </w:r>
            <w:r w:rsidR="00635AA7">
              <w:rPr>
                <w:rFonts w:hint="eastAsia"/>
              </w:rPr>
              <w:t>Java</w:t>
            </w:r>
            <w:r w:rsidR="00635AA7">
              <w:rPr>
                <w:rFonts w:hint="eastAsia"/>
              </w:rPr>
              <w:t>语言实现相对困难；第二，采用最简单的遍历和筛选来实现搜索功能，这种方法简洁明了，非常直观。虽然每次搜索耗费的时间相比第一种方法更长，但是对于一般的需求已经可以接受。并且这种搜索方式便于扩展，因此我们采用了第二种方案。通过查阅大量资料，我们采用了</w:t>
            </w:r>
            <w:r w:rsidR="00635AA7">
              <w:rPr>
                <w:rFonts w:hint="eastAsia"/>
              </w:rPr>
              <w:t>Java</w:t>
            </w:r>
            <w:r w:rsidR="00635AA7">
              <w:t>8</w:t>
            </w:r>
            <w:r w:rsidR="00635AA7">
              <w:rPr>
                <w:rFonts w:hint="eastAsia"/>
              </w:rPr>
              <w:t>新特性</w:t>
            </w:r>
            <w:r w:rsidR="00635AA7">
              <w:rPr>
                <w:rFonts w:hint="eastAsia"/>
              </w:rPr>
              <w:t>N</w:t>
            </w:r>
            <w:r w:rsidR="00635AA7">
              <w:t>IO</w:t>
            </w:r>
            <w:r w:rsidR="00635AA7">
              <w:rPr>
                <w:rFonts w:hint="eastAsia"/>
              </w:rPr>
              <w:t>中的</w:t>
            </w:r>
            <w:proofErr w:type="spellStart"/>
            <w:r w:rsidR="00635AA7">
              <w:rPr>
                <w:rFonts w:hint="eastAsia"/>
              </w:rPr>
              <w:t>walk</w:t>
            </w:r>
            <w:r w:rsidR="00635AA7">
              <w:t>F</w:t>
            </w:r>
            <w:r w:rsidR="00635AA7">
              <w:rPr>
                <w:rFonts w:hint="eastAsia"/>
              </w:rPr>
              <w:t>ile</w:t>
            </w:r>
            <w:r w:rsidR="00635AA7">
              <w:t>T</w:t>
            </w:r>
            <w:r w:rsidR="00635AA7">
              <w:rPr>
                <w:rFonts w:hint="eastAsia"/>
              </w:rPr>
              <w:t>ree</w:t>
            </w:r>
            <w:proofErr w:type="spellEnd"/>
            <w:r w:rsidR="00635AA7">
              <w:rPr>
                <w:rFonts w:hint="eastAsia"/>
              </w:rPr>
              <w:t>方法来实现。</w:t>
            </w:r>
          </w:p>
          <w:p w:rsidR="00635AA7" w:rsidRDefault="00635AA7" w:rsidP="00635AA7">
            <w:pPr>
              <w:pStyle w:val="ad"/>
            </w:pPr>
            <w:r>
              <w:rPr>
                <w:rFonts w:hint="eastAsia"/>
              </w:rPr>
              <w:t>在编写程序中仍然遇到了许多问题，例如对筛选的结果进行过滤和排序时，</w:t>
            </w:r>
            <w:r>
              <w:rPr>
                <w:rFonts w:hint="eastAsia"/>
              </w:rPr>
              <w:t>Java</w:t>
            </w:r>
            <w:r>
              <w:rPr>
                <w:rFonts w:hint="eastAsia"/>
              </w:rPr>
              <w:t>的</w:t>
            </w:r>
            <w:r>
              <w:t>S</w:t>
            </w:r>
            <w:r>
              <w:rPr>
                <w:rFonts w:hint="eastAsia"/>
              </w:rPr>
              <w:t>wing</w:t>
            </w:r>
            <w:proofErr w:type="gramStart"/>
            <w:r>
              <w:rPr>
                <w:rFonts w:hint="eastAsia"/>
              </w:rPr>
              <w:t>库自带</w:t>
            </w:r>
            <w:proofErr w:type="gramEnd"/>
            <w:r>
              <w:rPr>
                <w:rFonts w:hint="eastAsia"/>
              </w:rPr>
              <w:t>的</w:t>
            </w:r>
            <w:proofErr w:type="spellStart"/>
            <w:r>
              <w:rPr>
                <w:rFonts w:hint="eastAsia"/>
              </w:rPr>
              <w:t>J</w:t>
            </w:r>
            <w:r>
              <w:t>T</w:t>
            </w:r>
            <w:r>
              <w:rPr>
                <w:rFonts w:hint="eastAsia"/>
              </w:rPr>
              <w:t>able</w:t>
            </w:r>
            <w:proofErr w:type="spellEnd"/>
            <w:r>
              <w:rPr>
                <w:rFonts w:hint="eastAsia"/>
              </w:rPr>
              <w:t>功能并不好用，需要自己重新编写，并将原本的功能禁用；对表格进行渲染上色需要自己编写渲染类继承自</w:t>
            </w:r>
            <w:proofErr w:type="spellStart"/>
            <w:r>
              <w:rPr>
                <w:rFonts w:hint="eastAsia"/>
              </w:rPr>
              <w:t>JTable</w:t>
            </w:r>
            <w:proofErr w:type="spellEnd"/>
            <w:r>
              <w:rPr>
                <w:rFonts w:hint="eastAsia"/>
              </w:rPr>
              <w:t>，并且当渲染条目过多时，原本的</w:t>
            </w:r>
            <w:r>
              <w:rPr>
                <w:rFonts w:hint="eastAsia"/>
              </w:rPr>
              <w:t>if</w:t>
            </w:r>
            <w:r>
              <w:t>…else</w:t>
            </w:r>
            <w:r>
              <w:rPr>
                <w:rFonts w:hint="eastAsia"/>
              </w:rPr>
              <w:t>方法必须进行重构，否则会</w:t>
            </w:r>
            <w:proofErr w:type="gramStart"/>
            <w:r>
              <w:rPr>
                <w:rFonts w:hint="eastAsia"/>
              </w:rPr>
              <w:t>造成卡顿</w:t>
            </w:r>
            <w:proofErr w:type="gramEnd"/>
            <w:r>
              <w:rPr>
                <w:rFonts w:hint="eastAsia"/>
              </w:rPr>
              <w:t>，最后采用了</w:t>
            </w:r>
            <w:proofErr w:type="gramStart"/>
            <w:r>
              <w:rPr>
                <w:rFonts w:hint="eastAsia"/>
              </w:rPr>
              <w:t>哈希树和</w:t>
            </w:r>
            <w:proofErr w:type="gramEnd"/>
            <w:r>
              <w:rPr>
                <w:rFonts w:hint="eastAsia"/>
              </w:rPr>
              <w:t>switch</w:t>
            </w:r>
            <w:r>
              <w:rPr>
                <w:rFonts w:hint="eastAsia"/>
              </w:rPr>
              <w:t>语句才避免了这个问题……最大的问题出现在团队成员的交流中，由于需求不明确，设计不完整，在编写代码时会遇到许多问题，写出的代码</w:t>
            </w:r>
            <w:proofErr w:type="gramStart"/>
            <w:r>
              <w:rPr>
                <w:rFonts w:hint="eastAsia"/>
              </w:rPr>
              <w:t>不</w:t>
            </w:r>
            <w:proofErr w:type="gramEnd"/>
            <w:r>
              <w:rPr>
                <w:rFonts w:hint="eastAsia"/>
              </w:rPr>
              <w:t>易读、不易扩展，为团队间交流造成了许多阻碍。最终通过查找资料和团队成员讨论，通过阅读</w:t>
            </w:r>
            <w:r>
              <w:rPr>
                <w:rFonts w:hint="eastAsia"/>
              </w:rPr>
              <w:t>Java</w:t>
            </w:r>
            <w:r>
              <w:rPr>
                <w:rFonts w:hint="eastAsia"/>
              </w:rPr>
              <w:t>相关方法的</w:t>
            </w:r>
            <w:r>
              <w:rPr>
                <w:rFonts w:hint="eastAsia"/>
              </w:rPr>
              <w:t>A</w:t>
            </w:r>
            <w:r>
              <w:t>PI</w:t>
            </w:r>
            <w:r>
              <w:rPr>
                <w:rFonts w:hint="eastAsia"/>
              </w:rPr>
              <w:t>文档才得以解决各种问题。实验过程中团队成员收获颇深，无论是对操作系统运行方式的理解，还是自身的编码能力，抑或是团队协作软件工程的经验都是一种提高。</w:t>
            </w:r>
          </w:p>
          <w:p w:rsidR="00635AA7" w:rsidRPr="00635AA7" w:rsidRDefault="00635AA7" w:rsidP="00635AA7">
            <w:pPr>
              <w:spacing w:line="360" w:lineRule="auto"/>
              <w:rPr>
                <w:ins w:id="26" w:author="Jiaqi Zhang" w:date="2019-03-16T17:16:00Z"/>
                <w:rFonts w:ascii="楷体" w:eastAsia="楷体" w:hAnsi="楷体"/>
                <w:color w:val="4472C4" w:themeColor="accent1"/>
                <w:szCs w:val="21"/>
              </w:rPr>
            </w:pPr>
            <w:r w:rsidRPr="00635AA7">
              <w:rPr>
                <w:rFonts w:ascii="楷体" w:eastAsia="楷体" w:hAnsi="楷体" w:hint="eastAsia"/>
                <w:color w:val="4472C4" w:themeColor="accent1"/>
                <w:szCs w:val="21"/>
              </w:rPr>
              <w:lastRenderedPageBreak/>
              <w:t>&lt;</w:t>
            </w:r>
            <w:r w:rsidRPr="00635AA7">
              <w:rPr>
                <w:rFonts w:ascii="楷体" w:eastAsia="楷体" w:hAnsi="楷体"/>
                <w:color w:val="4472C4" w:themeColor="accent1"/>
                <w:szCs w:val="21"/>
              </w:rPr>
              <w:t>/</w:t>
            </w:r>
            <w:r w:rsidRPr="00635AA7">
              <w:rPr>
                <w:rFonts w:ascii="楷体" w:eastAsia="楷体" w:hAnsi="楷体" w:hint="eastAsia"/>
                <w:color w:val="4472C4" w:themeColor="accent1"/>
                <w:szCs w:val="21"/>
              </w:rPr>
              <w:t>张</w:t>
            </w:r>
            <w:proofErr w:type="gramStart"/>
            <w:r w:rsidRPr="00635AA7">
              <w:rPr>
                <w:rFonts w:ascii="楷体" w:eastAsia="楷体" w:hAnsi="楷体" w:hint="eastAsia"/>
                <w:color w:val="4472C4" w:themeColor="accent1"/>
                <w:szCs w:val="21"/>
              </w:rPr>
              <w:t>圳</w:t>
            </w:r>
            <w:proofErr w:type="gramEnd"/>
            <w:r w:rsidRPr="00635AA7">
              <w:rPr>
                <w:rFonts w:ascii="楷体" w:eastAsia="楷体" w:hAnsi="楷体"/>
                <w:color w:val="4472C4" w:themeColor="accent1"/>
                <w:szCs w:val="21"/>
              </w:rPr>
              <w:t>&gt;</w:t>
            </w:r>
          </w:p>
          <w:p w:rsidR="00635AA7" w:rsidRPr="00D82DDD" w:rsidDel="005A4C4C" w:rsidRDefault="00635AA7" w:rsidP="00635AA7">
            <w:pPr>
              <w:pStyle w:val="ad"/>
              <w:rPr>
                <w:del w:id="27" w:author="Jiaqi Zhang" w:date="2019-03-16T17:25:00Z"/>
              </w:rPr>
            </w:pPr>
          </w:p>
          <w:p w:rsidR="00E12DA4" w:rsidRPr="00E12DA4" w:rsidDel="001451CB" w:rsidRDefault="00AE6000">
            <w:pPr>
              <w:pStyle w:val="ad"/>
              <w:rPr>
                <w:del w:id="28" w:author="Jiaqi Zhang" w:date="2019-03-16T17:47:00Z"/>
                <w:bCs/>
                <w:sz w:val="32"/>
                <w:szCs w:val="32"/>
              </w:rPr>
              <w:pPrChange w:id="29" w:author="Jiaqi Zhang" w:date="2019-03-16T17:47:00Z">
                <w:pPr>
                  <w:numPr>
                    <w:numId w:val="11"/>
                  </w:numPr>
                  <w:tabs>
                    <w:tab w:val="num" w:pos="720"/>
                  </w:tabs>
                  <w:spacing w:line="360" w:lineRule="auto"/>
                  <w:ind w:left="720" w:hanging="360"/>
                </w:pPr>
              </w:pPrChange>
            </w:pPr>
            <w:del w:id="30" w:author="Jiaqi Zhang" w:date="2019-03-16T17:47:00Z">
              <w:r w:rsidRPr="005D4944" w:rsidDel="001451CB">
                <w:rPr>
                  <w:rFonts w:hint="eastAsia"/>
                </w:rPr>
                <w:delText>（注意</w:delText>
              </w:r>
              <w:r w:rsidR="00E12DA4" w:rsidDel="001451CB">
                <w:rPr>
                  <w:rFonts w:hint="eastAsia"/>
                </w:rPr>
                <w:delText>事项</w:delText>
              </w:r>
              <w:r w:rsidRPr="005D4944" w:rsidDel="001451CB">
                <w:rPr>
                  <w:rFonts w:hint="eastAsia"/>
                </w:rPr>
                <w:delText>：</w:delText>
              </w:r>
            </w:del>
          </w:p>
          <w:p w:rsidR="00E12DA4" w:rsidRPr="00E12DA4" w:rsidDel="001451CB" w:rsidRDefault="00E12DA4">
            <w:pPr>
              <w:pStyle w:val="ad"/>
              <w:rPr>
                <w:del w:id="31" w:author="Jiaqi Zhang" w:date="2019-03-16T17:47:00Z"/>
                <w:bCs/>
                <w:sz w:val="32"/>
                <w:szCs w:val="32"/>
              </w:rPr>
              <w:pPrChange w:id="32" w:author="Jiaqi Zhang" w:date="2019-03-16T17:47:00Z">
                <w:pPr>
                  <w:numPr>
                    <w:numId w:val="11"/>
                  </w:numPr>
                  <w:tabs>
                    <w:tab w:val="num" w:pos="720"/>
                  </w:tabs>
                  <w:spacing w:line="360" w:lineRule="auto"/>
                  <w:ind w:left="720" w:hanging="360"/>
                </w:pPr>
              </w:pPrChange>
            </w:pPr>
            <w:del w:id="33" w:author="Jiaqi Zhang" w:date="2019-03-16T17:47:00Z">
              <w:r w:rsidDel="001451CB">
                <w:rPr>
                  <w:rFonts w:hint="eastAsia"/>
                </w:rPr>
                <w:delText>报告命名：</w:delText>
              </w:r>
            </w:del>
          </w:p>
          <w:p w:rsidR="00E12DA4" w:rsidRPr="00E12DA4" w:rsidDel="001451CB" w:rsidRDefault="00E12DA4">
            <w:pPr>
              <w:pStyle w:val="ad"/>
              <w:rPr>
                <w:del w:id="34" w:author="Jiaqi Zhang" w:date="2019-03-16T17:47:00Z"/>
                <w:bCs/>
                <w:sz w:val="32"/>
                <w:szCs w:val="32"/>
              </w:rPr>
              <w:pPrChange w:id="35" w:author="Jiaqi Zhang" w:date="2019-03-16T17:47:00Z">
                <w:pPr>
                  <w:spacing w:line="360" w:lineRule="auto"/>
                  <w:ind w:left="720"/>
                </w:pPr>
              </w:pPrChange>
            </w:pPr>
            <w:del w:id="36" w:author="Jiaqi Zhang" w:date="2019-03-16T17:47:00Z">
              <w:r w:rsidDel="001451CB">
                <w:rPr>
                  <w:rFonts w:hint="eastAsia"/>
                </w:rPr>
                <w:delText>实验次数</w:delText>
              </w:r>
              <w:r w:rsidDel="001451CB">
                <w:rPr>
                  <w:rFonts w:hint="eastAsia"/>
                </w:rPr>
                <w:delText>+</w:delText>
              </w:r>
              <w:r w:rsidDel="001451CB">
                <w:rPr>
                  <w:rFonts w:hint="eastAsia"/>
                </w:rPr>
                <w:delText>学号</w:delText>
              </w:r>
              <w:r w:rsidDel="001451CB">
                <w:rPr>
                  <w:rFonts w:hint="eastAsia"/>
                </w:rPr>
                <w:delText>+</w:delText>
              </w:r>
              <w:r w:rsidDel="001451CB">
                <w:rPr>
                  <w:rFonts w:hint="eastAsia"/>
                </w:rPr>
                <w:delText>姓名，如</w:delText>
              </w:r>
              <w:r w:rsidDel="001451CB">
                <w:rPr>
                  <w:rFonts w:hint="eastAsia"/>
                </w:rPr>
                <w:delText>1</w:delText>
              </w:r>
              <w:r w:rsidDel="001451CB">
                <w:delText>-201107302-</w:delText>
              </w:r>
              <w:r w:rsidDel="001451CB">
                <w:rPr>
                  <w:rFonts w:hint="eastAsia"/>
                </w:rPr>
                <w:delText>某某某</w:delText>
              </w:r>
              <w:r w:rsidDel="001451CB">
                <w:delText>.doc,</w:delText>
              </w:r>
              <w:r w:rsidDel="001451CB">
                <w:rPr>
                  <w:rFonts w:hint="eastAsia"/>
                </w:rPr>
                <w:delText>（用半角字符）。</w:delText>
              </w:r>
            </w:del>
          </w:p>
          <w:p w:rsidR="00114BA0" w:rsidRPr="005D4944" w:rsidDel="00B77208" w:rsidRDefault="00114BA0">
            <w:pPr>
              <w:pStyle w:val="ad"/>
              <w:rPr>
                <w:del w:id="37" w:author="Jiaqi Zhang" w:date="2019-03-16T16:40:00Z"/>
                <w:bCs/>
                <w:sz w:val="32"/>
                <w:szCs w:val="32"/>
              </w:rPr>
              <w:pPrChange w:id="38" w:author="Jiaqi Zhang" w:date="2019-03-16T17:47:00Z">
                <w:pPr>
                  <w:numPr>
                    <w:numId w:val="11"/>
                  </w:numPr>
                  <w:tabs>
                    <w:tab w:val="num" w:pos="720"/>
                  </w:tabs>
                  <w:spacing w:line="360" w:lineRule="auto"/>
                  <w:ind w:left="720" w:hanging="360"/>
                </w:pPr>
              </w:pPrChange>
            </w:pPr>
            <w:del w:id="39" w:author="Jiaqi Zhang" w:date="2019-03-16T17:47:00Z">
              <w:r w:rsidRPr="005D4944" w:rsidDel="001451CB">
                <w:rPr>
                  <w:rFonts w:hint="eastAsia"/>
                </w:rPr>
                <w:delText>附实验评分标准</w:delText>
              </w:r>
            </w:del>
          </w:p>
          <w:p w:rsidR="00E12DA4" w:rsidRPr="001451CB" w:rsidDel="00B77208" w:rsidRDefault="00114BA0">
            <w:pPr>
              <w:pStyle w:val="ad"/>
              <w:rPr>
                <w:del w:id="40" w:author="Jiaqi Zhang" w:date="2019-03-16T16:40:00Z"/>
              </w:rPr>
              <w:pPrChange w:id="41" w:author="Jiaqi Zhang" w:date="2019-03-16T17:47:00Z">
                <w:pPr/>
              </w:pPrChange>
            </w:pPr>
            <w:del w:id="42" w:author="Jiaqi Zhang" w:date="2019-03-16T16:40:00Z">
              <w:r w:rsidRPr="001451CB" w:rsidDel="00B77208">
                <w:rPr>
                  <w:rFonts w:hint="eastAsia"/>
                </w:rPr>
                <w:delText>一、</w:delText>
              </w:r>
              <w:r w:rsidR="00E12DA4" w:rsidRPr="001451CB" w:rsidDel="00B77208">
                <w:rPr>
                  <w:rFonts w:hint="eastAsia"/>
                </w:rPr>
                <w:delText>实验</w:delText>
              </w:r>
              <w:r w:rsidR="00E12DA4" w:rsidRPr="001451CB" w:rsidDel="00B77208">
                <w:rPr>
                  <w:rFonts w:hint="eastAsia"/>
                </w:rPr>
                <w:delText>1</w:delText>
              </w:r>
              <w:r w:rsidR="00E12DA4" w:rsidRPr="001451CB" w:rsidDel="00B77208">
                <w:rPr>
                  <w:rFonts w:hint="eastAsia"/>
                </w:rPr>
                <w:delText>（共</w:delText>
              </w:r>
              <w:r w:rsidR="00E12DA4" w:rsidRPr="001451CB" w:rsidDel="00B77208">
                <w:rPr>
                  <w:rFonts w:hint="eastAsia"/>
                </w:rPr>
                <w:delText>15</w:delText>
              </w:r>
              <w:r w:rsidR="00E12DA4" w:rsidRPr="001451CB" w:rsidDel="00B77208">
                <w:rPr>
                  <w:rFonts w:hint="eastAsia"/>
                </w:rPr>
                <w:delText>分）</w:delText>
              </w:r>
            </w:del>
          </w:p>
          <w:p w:rsidR="00E12DA4" w:rsidRPr="005D4944" w:rsidDel="00B77208" w:rsidRDefault="00E12DA4">
            <w:pPr>
              <w:pStyle w:val="ad"/>
              <w:rPr>
                <w:del w:id="43" w:author="Jiaqi Zhang" w:date="2019-03-16T16:40:00Z"/>
              </w:rPr>
              <w:pPrChange w:id="44" w:author="Jiaqi Zhang" w:date="2019-03-16T17:47:00Z">
                <w:pPr>
                  <w:ind w:left="357"/>
                </w:pPr>
              </w:pPrChange>
            </w:pPr>
            <w:del w:id="45" w:author="Jiaqi Zhang" w:date="2019-03-16T16:40:00Z">
              <w:r w:rsidRPr="005D4944" w:rsidDel="00B77208">
                <w:rPr>
                  <w:rFonts w:hint="eastAsia"/>
                </w:rPr>
                <w:delText xml:space="preserve">2 </w:delText>
              </w:r>
              <w:r w:rsidRPr="005D4944" w:rsidDel="00B77208">
                <w:rPr>
                  <w:rFonts w:hint="eastAsia"/>
                </w:rPr>
                <w:delText>课堂检查情况</w:delText>
              </w:r>
            </w:del>
          </w:p>
          <w:p w:rsidR="00E12DA4" w:rsidRPr="005D4944" w:rsidDel="00B77208" w:rsidRDefault="00E12DA4">
            <w:pPr>
              <w:pStyle w:val="ad"/>
              <w:rPr>
                <w:del w:id="46" w:author="Jiaqi Zhang" w:date="2019-03-16T16:40:00Z"/>
              </w:rPr>
              <w:pPrChange w:id="47" w:author="Jiaqi Zhang" w:date="2019-03-16T17:47:00Z">
                <w:pPr>
                  <w:ind w:left="357"/>
                </w:pPr>
              </w:pPrChange>
            </w:pPr>
            <w:del w:id="48" w:author="Jiaqi Zhang" w:date="2019-03-16T16:40:00Z">
              <w:r w:rsidRPr="005D4944" w:rsidDel="00B77208">
                <w:rPr>
                  <w:rFonts w:hint="eastAsia"/>
                </w:rPr>
                <w:delText xml:space="preserve">8 </w:delText>
              </w:r>
              <w:r w:rsidRPr="005D4944" w:rsidDel="00B77208">
                <w:rPr>
                  <w:rFonts w:hint="eastAsia"/>
                </w:rPr>
                <w:delText>报告内容是否完整、条理是否清楚</w:delText>
              </w:r>
            </w:del>
          </w:p>
          <w:p w:rsidR="00E12DA4" w:rsidRPr="005D4944" w:rsidDel="00B77208" w:rsidRDefault="00E12DA4">
            <w:pPr>
              <w:pStyle w:val="ad"/>
              <w:rPr>
                <w:del w:id="49" w:author="Jiaqi Zhang" w:date="2019-03-16T16:40:00Z"/>
              </w:rPr>
              <w:pPrChange w:id="50" w:author="Jiaqi Zhang" w:date="2019-03-16T17:47:00Z">
                <w:pPr>
                  <w:ind w:left="357"/>
                </w:pPr>
              </w:pPrChange>
            </w:pPr>
            <w:del w:id="51" w:author="Jiaqi Zhang" w:date="2019-03-16T16:40:00Z">
              <w:r w:rsidRPr="005D4944" w:rsidDel="00B77208">
                <w:rPr>
                  <w:rFonts w:hint="eastAsia"/>
                </w:rPr>
                <w:delText xml:space="preserve">5 </w:delText>
              </w:r>
              <w:r w:rsidRPr="005D4944" w:rsidDel="00B77208">
                <w:rPr>
                  <w:rFonts w:hint="eastAsia"/>
                </w:rPr>
                <w:delText>报告整洁（排版，错别字等）</w:delText>
              </w:r>
            </w:del>
          </w:p>
          <w:p w:rsidR="00E12DA4" w:rsidRPr="005D4944" w:rsidDel="00B77208" w:rsidRDefault="00E12DA4">
            <w:pPr>
              <w:pStyle w:val="ad"/>
              <w:rPr>
                <w:del w:id="52" w:author="Jiaqi Zhang" w:date="2019-03-16T16:40:00Z"/>
              </w:rPr>
              <w:pPrChange w:id="53" w:author="Jiaqi Zhang" w:date="2019-03-16T17:47:00Z">
                <w:pPr>
                  <w:ind w:left="357"/>
                </w:pPr>
              </w:pPrChange>
            </w:pPr>
            <w:del w:id="54" w:author="Jiaqi Zhang" w:date="2019-03-16T16:40:00Z">
              <w:r w:rsidRPr="005D4944" w:rsidDel="00B77208">
                <w:rPr>
                  <w:rFonts w:hint="eastAsia"/>
                </w:rPr>
                <w:delText xml:space="preserve">-2 </w:delText>
              </w:r>
              <w:r w:rsidRPr="005D4944" w:rsidDel="00B77208">
                <w:rPr>
                  <w:rFonts w:hint="eastAsia"/>
                </w:rPr>
                <w:delText>迟交</w:delText>
              </w:r>
            </w:del>
          </w:p>
          <w:p w:rsidR="00114BA0" w:rsidRPr="005D4944" w:rsidDel="00B77208" w:rsidRDefault="00E12DA4">
            <w:pPr>
              <w:pStyle w:val="ad"/>
              <w:rPr>
                <w:del w:id="55" w:author="Jiaqi Zhang" w:date="2019-03-16T16:40:00Z"/>
              </w:rPr>
              <w:pPrChange w:id="56" w:author="Jiaqi Zhang" w:date="2019-03-16T17:47:00Z">
                <w:pPr/>
              </w:pPrChange>
            </w:pPr>
            <w:del w:id="57" w:author="Jiaqi Zhang" w:date="2019-03-16T16:40:00Z">
              <w:r w:rsidRPr="005D4944" w:rsidDel="00B77208">
                <w:rPr>
                  <w:rFonts w:hint="eastAsia"/>
                </w:rPr>
                <w:delText>二、</w:delText>
              </w:r>
              <w:r w:rsidR="00114BA0" w:rsidRPr="005D4944" w:rsidDel="00B77208">
                <w:rPr>
                  <w:rFonts w:hint="eastAsia"/>
                </w:rPr>
                <w:delText>实验</w:delText>
              </w:r>
              <w:r w:rsidR="00114BA0" w:rsidRPr="005D4944" w:rsidDel="00B77208">
                <w:rPr>
                  <w:rFonts w:hint="eastAsia"/>
                </w:rPr>
                <w:delText>2</w:delText>
              </w:r>
              <w:r w:rsidR="00114BA0" w:rsidRPr="005D4944" w:rsidDel="00B77208">
                <w:rPr>
                  <w:rFonts w:hint="eastAsia"/>
                </w:rPr>
                <w:delText>，</w:delText>
              </w:r>
              <w:r w:rsidR="00114BA0" w:rsidRPr="005D4944" w:rsidDel="00B77208">
                <w:rPr>
                  <w:rFonts w:hint="eastAsia"/>
                </w:rPr>
                <w:delText>3</w:delText>
              </w:r>
              <w:r w:rsidR="00114BA0" w:rsidRPr="005D4944" w:rsidDel="00B77208">
                <w:rPr>
                  <w:rFonts w:hint="eastAsia"/>
                </w:rPr>
                <w:delText>，</w:delText>
              </w:r>
              <w:r w:rsidR="00114BA0" w:rsidRPr="005D4944" w:rsidDel="00B77208">
                <w:rPr>
                  <w:rFonts w:hint="eastAsia"/>
                </w:rPr>
                <w:delText>4</w:delText>
              </w:r>
              <w:r w:rsidR="00114BA0" w:rsidRPr="005D4944" w:rsidDel="00B77208">
                <w:rPr>
                  <w:rFonts w:hint="eastAsia"/>
                </w:rPr>
                <w:delText>，</w:delText>
              </w:r>
              <w:r w:rsidR="00114BA0" w:rsidRPr="005D4944" w:rsidDel="00B77208">
                <w:rPr>
                  <w:rFonts w:hint="eastAsia"/>
                </w:rPr>
                <w:delText>5</w:delText>
              </w:r>
              <w:r w:rsidR="00114BA0" w:rsidRPr="005D4944" w:rsidDel="00B77208">
                <w:rPr>
                  <w:rFonts w:hint="eastAsia"/>
                </w:rPr>
                <w:delText>（每个实验共</w:delText>
              </w:r>
              <w:r w:rsidR="00114BA0" w:rsidRPr="005D4944" w:rsidDel="00B77208">
                <w:rPr>
                  <w:rFonts w:hint="eastAsia"/>
                </w:rPr>
                <w:delText>15</w:delText>
              </w:r>
              <w:r w:rsidR="00114BA0" w:rsidRPr="005D4944" w:rsidDel="00B77208">
                <w:rPr>
                  <w:rFonts w:hint="eastAsia"/>
                </w:rPr>
                <w:delText>分）</w:delText>
              </w:r>
            </w:del>
          </w:p>
          <w:p w:rsidR="00114BA0" w:rsidRPr="005D4944" w:rsidDel="00B77208" w:rsidRDefault="00114BA0">
            <w:pPr>
              <w:pStyle w:val="ad"/>
              <w:rPr>
                <w:del w:id="58" w:author="Jiaqi Zhang" w:date="2019-03-16T16:40:00Z"/>
              </w:rPr>
              <w:pPrChange w:id="59" w:author="Jiaqi Zhang" w:date="2019-03-16T17:47:00Z">
                <w:pPr>
                  <w:ind w:left="357"/>
                </w:pPr>
              </w:pPrChange>
            </w:pPr>
            <w:del w:id="60" w:author="Jiaqi Zhang" w:date="2019-03-16T16:40:00Z">
              <w:r w:rsidRPr="005D4944" w:rsidDel="00B77208">
                <w:rPr>
                  <w:rFonts w:hint="eastAsia"/>
                </w:rPr>
                <w:delText xml:space="preserve">2 </w:delText>
              </w:r>
              <w:r w:rsidRPr="005D4944" w:rsidDel="00B77208">
                <w:rPr>
                  <w:rFonts w:hint="eastAsia"/>
                </w:rPr>
                <w:delText>课堂检查情况</w:delText>
              </w:r>
            </w:del>
          </w:p>
          <w:p w:rsidR="00114BA0" w:rsidRPr="005D4944" w:rsidDel="00B77208" w:rsidRDefault="00114BA0">
            <w:pPr>
              <w:pStyle w:val="ad"/>
              <w:rPr>
                <w:del w:id="61" w:author="Jiaqi Zhang" w:date="2019-03-16T16:40:00Z"/>
              </w:rPr>
              <w:pPrChange w:id="62" w:author="Jiaqi Zhang" w:date="2019-03-16T17:47:00Z">
                <w:pPr>
                  <w:ind w:left="357"/>
                </w:pPr>
              </w:pPrChange>
            </w:pPr>
            <w:del w:id="63" w:author="Jiaqi Zhang" w:date="2019-03-16T16:40:00Z">
              <w:r w:rsidRPr="005D4944" w:rsidDel="00B77208">
                <w:rPr>
                  <w:rFonts w:hint="eastAsia"/>
                </w:rPr>
                <w:delText xml:space="preserve">5 </w:delText>
              </w:r>
              <w:r w:rsidRPr="005D4944" w:rsidDel="00B77208">
                <w:rPr>
                  <w:rFonts w:hint="eastAsia"/>
                </w:rPr>
                <w:delText>代码能否正确运行、功能是否完整</w:delText>
              </w:r>
            </w:del>
          </w:p>
          <w:p w:rsidR="00114BA0" w:rsidRPr="005D4944" w:rsidDel="00B77208" w:rsidRDefault="00114BA0">
            <w:pPr>
              <w:pStyle w:val="ad"/>
              <w:rPr>
                <w:del w:id="64" w:author="Jiaqi Zhang" w:date="2019-03-16T16:40:00Z"/>
              </w:rPr>
              <w:pPrChange w:id="65" w:author="Jiaqi Zhang" w:date="2019-03-16T17:47:00Z">
                <w:pPr>
                  <w:ind w:left="357"/>
                </w:pPr>
              </w:pPrChange>
            </w:pPr>
            <w:del w:id="66" w:author="Jiaqi Zhang" w:date="2019-03-16T16:40:00Z">
              <w:r w:rsidRPr="005D4944" w:rsidDel="00B77208">
                <w:rPr>
                  <w:rFonts w:hint="eastAsia"/>
                </w:rPr>
                <w:delText xml:space="preserve">2 </w:delText>
              </w:r>
              <w:r w:rsidRPr="005D4944" w:rsidDel="00B77208">
                <w:rPr>
                  <w:rFonts w:hint="eastAsia"/>
                </w:rPr>
                <w:delText>代码整洁（注释，缩进等）</w:delText>
              </w:r>
            </w:del>
          </w:p>
          <w:p w:rsidR="00114BA0" w:rsidRPr="005D4944" w:rsidDel="00B77208" w:rsidRDefault="00114BA0">
            <w:pPr>
              <w:pStyle w:val="ad"/>
              <w:rPr>
                <w:del w:id="67" w:author="Jiaqi Zhang" w:date="2019-03-16T16:40:00Z"/>
              </w:rPr>
              <w:pPrChange w:id="68" w:author="Jiaqi Zhang" w:date="2019-03-16T17:47:00Z">
                <w:pPr>
                  <w:ind w:left="357"/>
                </w:pPr>
              </w:pPrChange>
            </w:pPr>
            <w:del w:id="69" w:author="Jiaqi Zhang" w:date="2019-03-16T16:40:00Z">
              <w:r w:rsidRPr="005D4944" w:rsidDel="00B77208">
                <w:rPr>
                  <w:rFonts w:hint="eastAsia"/>
                </w:rPr>
                <w:delText xml:space="preserve">4 </w:delText>
              </w:r>
              <w:r w:rsidRPr="005D4944" w:rsidDel="00B77208">
                <w:rPr>
                  <w:rFonts w:hint="eastAsia"/>
                </w:rPr>
                <w:delText>报告内容是否完整、条理是否清楚</w:delText>
              </w:r>
            </w:del>
          </w:p>
          <w:p w:rsidR="00114BA0" w:rsidRPr="005D4944" w:rsidDel="00B77208" w:rsidRDefault="00114BA0">
            <w:pPr>
              <w:pStyle w:val="ad"/>
              <w:rPr>
                <w:del w:id="70" w:author="Jiaqi Zhang" w:date="2019-03-16T16:40:00Z"/>
              </w:rPr>
              <w:pPrChange w:id="71" w:author="Jiaqi Zhang" w:date="2019-03-16T17:47:00Z">
                <w:pPr>
                  <w:ind w:left="357"/>
                </w:pPr>
              </w:pPrChange>
            </w:pPr>
            <w:del w:id="72" w:author="Jiaqi Zhang" w:date="2019-03-16T16:40:00Z">
              <w:r w:rsidRPr="005D4944" w:rsidDel="00B77208">
                <w:rPr>
                  <w:rFonts w:hint="eastAsia"/>
                </w:rPr>
                <w:delText xml:space="preserve">2 </w:delText>
              </w:r>
              <w:r w:rsidRPr="005D4944" w:rsidDel="00B77208">
                <w:rPr>
                  <w:rFonts w:hint="eastAsia"/>
                </w:rPr>
                <w:delText>报告整洁（排版，错别字等）</w:delText>
              </w:r>
            </w:del>
          </w:p>
          <w:p w:rsidR="00114BA0" w:rsidRPr="005D4944" w:rsidDel="00B77208" w:rsidRDefault="00114BA0">
            <w:pPr>
              <w:pStyle w:val="ad"/>
              <w:rPr>
                <w:del w:id="73" w:author="Jiaqi Zhang" w:date="2019-03-16T16:40:00Z"/>
              </w:rPr>
              <w:pPrChange w:id="74" w:author="Jiaqi Zhang" w:date="2019-03-16T17:47:00Z">
                <w:pPr>
                  <w:ind w:left="357"/>
                </w:pPr>
              </w:pPrChange>
            </w:pPr>
            <w:del w:id="75" w:author="Jiaqi Zhang" w:date="2019-03-16T16:40:00Z">
              <w:r w:rsidRPr="005D4944" w:rsidDel="00B77208">
                <w:rPr>
                  <w:rFonts w:hint="eastAsia"/>
                </w:rPr>
                <w:delText xml:space="preserve">-2 </w:delText>
              </w:r>
              <w:r w:rsidRPr="005D4944" w:rsidDel="00B77208">
                <w:rPr>
                  <w:rFonts w:hint="eastAsia"/>
                </w:rPr>
                <w:delText>迟交</w:delText>
              </w:r>
            </w:del>
          </w:p>
          <w:p w:rsidR="00114BA0" w:rsidRPr="005D4944" w:rsidDel="00B77208" w:rsidRDefault="00114BA0">
            <w:pPr>
              <w:pStyle w:val="ad"/>
              <w:rPr>
                <w:del w:id="76" w:author="Jiaqi Zhang" w:date="2019-03-16T16:40:00Z"/>
              </w:rPr>
              <w:pPrChange w:id="77" w:author="Jiaqi Zhang" w:date="2019-03-16T17:47:00Z">
                <w:pPr/>
              </w:pPrChange>
            </w:pPr>
            <w:del w:id="78" w:author="Jiaqi Zhang" w:date="2019-03-16T16:40:00Z">
              <w:r w:rsidRPr="005D4944" w:rsidDel="00B77208">
                <w:rPr>
                  <w:rFonts w:hint="eastAsia"/>
                </w:rPr>
                <w:delText>三、课程设计（共</w:delText>
              </w:r>
              <w:r w:rsidRPr="005D4944" w:rsidDel="00B77208">
                <w:rPr>
                  <w:rFonts w:hint="eastAsia"/>
                </w:rPr>
                <w:delText>20</w:delText>
              </w:r>
              <w:r w:rsidRPr="005D4944" w:rsidDel="00B77208">
                <w:rPr>
                  <w:rFonts w:hint="eastAsia"/>
                </w:rPr>
                <w:delText>分）</w:delText>
              </w:r>
            </w:del>
          </w:p>
          <w:p w:rsidR="00114BA0" w:rsidRPr="005D4944" w:rsidDel="00B77208" w:rsidRDefault="00114BA0">
            <w:pPr>
              <w:pStyle w:val="ad"/>
              <w:rPr>
                <w:del w:id="79" w:author="Jiaqi Zhang" w:date="2019-03-16T16:40:00Z"/>
              </w:rPr>
              <w:pPrChange w:id="80" w:author="Jiaqi Zhang" w:date="2019-03-16T17:47:00Z">
                <w:pPr>
                  <w:ind w:left="357"/>
                </w:pPr>
              </w:pPrChange>
            </w:pPr>
            <w:del w:id="81" w:author="Jiaqi Zhang" w:date="2019-03-16T16:40:00Z">
              <w:r w:rsidRPr="005D4944" w:rsidDel="00B77208">
                <w:rPr>
                  <w:rFonts w:hint="eastAsia"/>
                </w:rPr>
                <w:delText xml:space="preserve">2 </w:delText>
              </w:r>
              <w:r w:rsidRPr="005D4944" w:rsidDel="00B77208">
                <w:rPr>
                  <w:rFonts w:hint="eastAsia"/>
                </w:rPr>
                <w:delText>课堂检查情况</w:delText>
              </w:r>
            </w:del>
          </w:p>
          <w:p w:rsidR="00114BA0" w:rsidRPr="005D4944" w:rsidDel="00B77208" w:rsidRDefault="00114BA0">
            <w:pPr>
              <w:pStyle w:val="ad"/>
              <w:rPr>
                <w:del w:id="82" w:author="Jiaqi Zhang" w:date="2019-03-16T16:40:00Z"/>
              </w:rPr>
              <w:pPrChange w:id="83" w:author="Jiaqi Zhang" w:date="2019-03-16T17:47:00Z">
                <w:pPr>
                  <w:ind w:left="357"/>
                </w:pPr>
              </w:pPrChange>
            </w:pPr>
            <w:del w:id="84" w:author="Jiaqi Zhang" w:date="2019-03-16T16:40:00Z">
              <w:r w:rsidRPr="005D4944" w:rsidDel="00B77208">
                <w:rPr>
                  <w:rFonts w:hint="eastAsia"/>
                </w:rPr>
                <w:delText xml:space="preserve">7 </w:delText>
              </w:r>
              <w:r w:rsidRPr="005D4944" w:rsidDel="00B77208">
                <w:rPr>
                  <w:rFonts w:hint="eastAsia"/>
                </w:rPr>
                <w:delText>代码能否正确运行、功能是否完整</w:delText>
              </w:r>
            </w:del>
          </w:p>
          <w:p w:rsidR="00114BA0" w:rsidRPr="005D4944" w:rsidDel="00B77208" w:rsidRDefault="00114BA0">
            <w:pPr>
              <w:pStyle w:val="ad"/>
              <w:rPr>
                <w:del w:id="85" w:author="Jiaqi Zhang" w:date="2019-03-16T16:40:00Z"/>
              </w:rPr>
              <w:pPrChange w:id="86" w:author="Jiaqi Zhang" w:date="2019-03-16T17:47:00Z">
                <w:pPr>
                  <w:ind w:left="357"/>
                </w:pPr>
              </w:pPrChange>
            </w:pPr>
            <w:del w:id="87" w:author="Jiaqi Zhang" w:date="2019-03-16T16:40:00Z">
              <w:r w:rsidRPr="005D4944" w:rsidDel="00B77208">
                <w:rPr>
                  <w:rFonts w:hint="eastAsia"/>
                </w:rPr>
                <w:delText xml:space="preserve">2 </w:delText>
              </w:r>
              <w:r w:rsidRPr="005D4944" w:rsidDel="00B77208">
                <w:rPr>
                  <w:rFonts w:hint="eastAsia"/>
                </w:rPr>
                <w:delText>代码整洁（注释，缩进等）</w:delText>
              </w:r>
            </w:del>
          </w:p>
          <w:p w:rsidR="00114BA0" w:rsidRPr="005D4944" w:rsidDel="00B77208" w:rsidRDefault="00114BA0">
            <w:pPr>
              <w:pStyle w:val="ad"/>
              <w:rPr>
                <w:del w:id="88" w:author="Jiaqi Zhang" w:date="2019-03-16T16:40:00Z"/>
              </w:rPr>
              <w:pPrChange w:id="89" w:author="Jiaqi Zhang" w:date="2019-03-16T17:47:00Z">
                <w:pPr>
                  <w:ind w:left="357"/>
                </w:pPr>
              </w:pPrChange>
            </w:pPr>
            <w:del w:id="90" w:author="Jiaqi Zhang" w:date="2019-03-16T16:40:00Z">
              <w:r w:rsidRPr="005D4944" w:rsidDel="00B77208">
                <w:rPr>
                  <w:rFonts w:hint="eastAsia"/>
                </w:rPr>
                <w:delText xml:space="preserve">7 </w:delText>
              </w:r>
              <w:r w:rsidRPr="005D4944" w:rsidDel="00B77208">
                <w:rPr>
                  <w:rFonts w:hint="eastAsia"/>
                </w:rPr>
                <w:delText>报告内容是否完整、条理是否清楚</w:delText>
              </w:r>
            </w:del>
          </w:p>
          <w:p w:rsidR="00114BA0" w:rsidRPr="005D4944" w:rsidDel="00B77208" w:rsidRDefault="00114BA0">
            <w:pPr>
              <w:pStyle w:val="ad"/>
              <w:rPr>
                <w:del w:id="91" w:author="Jiaqi Zhang" w:date="2019-03-16T16:40:00Z"/>
              </w:rPr>
              <w:pPrChange w:id="92" w:author="Jiaqi Zhang" w:date="2019-03-16T17:47:00Z">
                <w:pPr>
                  <w:ind w:left="357"/>
                </w:pPr>
              </w:pPrChange>
            </w:pPr>
            <w:del w:id="93" w:author="Jiaqi Zhang" w:date="2019-03-16T16:40:00Z">
              <w:r w:rsidRPr="005D4944" w:rsidDel="00B77208">
                <w:rPr>
                  <w:rFonts w:hint="eastAsia"/>
                </w:rPr>
                <w:delText xml:space="preserve">2 </w:delText>
              </w:r>
              <w:r w:rsidRPr="005D4944" w:rsidDel="00B77208">
                <w:rPr>
                  <w:rFonts w:hint="eastAsia"/>
                </w:rPr>
                <w:delText>报告整洁（排版，错别字等）</w:delText>
              </w:r>
            </w:del>
          </w:p>
          <w:p w:rsidR="00114BA0" w:rsidRPr="005D4944" w:rsidDel="00B77208" w:rsidRDefault="00114BA0">
            <w:pPr>
              <w:pStyle w:val="ad"/>
              <w:rPr>
                <w:del w:id="94" w:author="Jiaqi Zhang" w:date="2019-03-16T16:40:00Z"/>
              </w:rPr>
              <w:pPrChange w:id="95" w:author="Jiaqi Zhang" w:date="2019-03-16T17:47:00Z">
                <w:pPr>
                  <w:ind w:left="357"/>
                </w:pPr>
              </w:pPrChange>
            </w:pPr>
            <w:del w:id="96" w:author="Jiaqi Zhang" w:date="2019-03-16T16:40:00Z">
              <w:r w:rsidRPr="005D4944" w:rsidDel="00B77208">
                <w:rPr>
                  <w:rFonts w:hint="eastAsia"/>
                </w:rPr>
                <w:delText xml:space="preserve">-3 </w:delText>
              </w:r>
              <w:r w:rsidRPr="005D4944" w:rsidDel="00B77208">
                <w:rPr>
                  <w:rFonts w:hint="eastAsia"/>
                </w:rPr>
                <w:delText>迟交</w:delText>
              </w:r>
            </w:del>
          </w:p>
          <w:p w:rsidR="00114BA0" w:rsidRPr="005D4944" w:rsidDel="00B77208" w:rsidRDefault="00114BA0">
            <w:pPr>
              <w:pStyle w:val="ad"/>
              <w:rPr>
                <w:del w:id="97" w:author="Jiaqi Zhang" w:date="2019-03-16T16:40:00Z"/>
                <w:bCs/>
                <w:sz w:val="32"/>
                <w:szCs w:val="32"/>
              </w:rPr>
              <w:pPrChange w:id="98" w:author="Jiaqi Zhang" w:date="2019-03-16T17:47:00Z">
                <w:pPr/>
              </w:pPrChange>
            </w:pPr>
            <w:del w:id="99" w:author="Jiaqi Zhang" w:date="2019-03-16T16:40:00Z">
              <w:r w:rsidRPr="005D4944" w:rsidDel="00B77208">
                <w:rPr>
                  <w:rFonts w:hint="eastAsia"/>
                </w:rPr>
                <w:delText>四、全部实验</w:delText>
              </w:r>
            </w:del>
          </w:p>
          <w:p w:rsidR="00D33316" w:rsidRPr="005D4944" w:rsidRDefault="00D46CBB">
            <w:pPr>
              <w:pStyle w:val="ad"/>
              <w:rPr>
                <w:sz w:val="32"/>
                <w:szCs w:val="32"/>
              </w:rPr>
              <w:pPrChange w:id="100" w:author="Jiaqi Zhang" w:date="2019-03-16T17:47:00Z">
                <w:pPr>
                  <w:ind w:left="357"/>
                </w:pPr>
              </w:pPrChange>
            </w:pPr>
            <w:del w:id="101" w:author="Jiaqi Zhang" w:date="2019-03-16T16:40:00Z">
              <w:r w:rsidRPr="005D4944" w:rsidDel="00B77208">
                <w:rPr>
                  <w:rFonts w:hint="eastAsia"/>
                </w:rPr>
                <w:delText>对抄袭</w:delText>
              </w:r>
              <w:r w:rsidR="00114BA0" w:rsidRPr="005D4944" w:rsidDel="00B77208">
                <w:rPr>
                  <w:rFonts w:hint="eastAsia"/>
                </w:rPr>
                <w:delText>视程度扣分</w:delText>
              </w:r>
              <w:r w:rsidR="00114BA0" w:rsidRPr="005D4944" w:rsidDel="00B77208">
                <w:rPr>
                  <w:rFonts w:hint="eastAsia"/>
                </w:rPr>
                <w:delText>5-</w:delText>
              </w:r>
              <w:r w:rsidR="00114BA0" w:rsidRPr="005D4944" w:rsidDel="00B77208">
                <w:rPr>
                  <w:rFonts w:hint="eastAsia"/>
                </w:rPr>
                <w:delText>全部分数，不能判定抄袭和被抄袭者，两者全扣）</w:delText>
              </w:r>
              <w:r w:rsidR="00AE6000" w:rsidRPr="005D4944" w:rsidDel="00B77208">
                <w:rPr>
                  <w:rFonts w:hint="eastAsia"/>
                </w:rPr>
                <w:delText>）</w:delText>
              </w:r>
            </w:del>
          </w:p>
        </w:tc>
        <w:bookmarkStart w:id="102" w:name="_GoBack"/>
        <w:bookmarkEnd w:id="102"/>
      </w:tr>
    </w:tbl>
    <w:p w:rsidR="00C11E6C" w:rsidRPr="00C11E6C" w:rsidRDefault="00C11E6C" w:rsidP="00555707">
      <w:pPr>
        <w:spacing w:line="360" w:lineRule="auto"/>
        <w:rPr>
          <w:sz w:val="24"/>
        </w:rPr>
      </w:pPr>
    </w:p>
    <w:sectPr w:rsidR="00C11E6C" w:rsidRPr="00C11E6C" w:rsidSect="00D33316">
      <w:headerReference w:type="default" r:id="rId37"/>
      <w:footerReference w:type="default" r:id="rId38"/>
      <w:pgSz w:w="11906" w:h="16838"/>
      <w:pgMar w:top="1440" w:right="1440" w:bottom="1440" w:left="144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197C" w:rsidRDefault="0060197C" w:rsidP="00C11E6C">
      <w:r>
        <w:separator/>
      </w:r>
    </w:p>
  </w:endnote>
  <w:endnote w:type="continuationSeparator" w:id="0">
    <w:p w:rsidR="0060197C" w:rsidRDefault="0060197C" w:rsidP="00C11E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ource Code Pro">
    <w:altName w:val="Cambria Math"/>
    <w:charset w:val="00"/>
    <w:family w:val="modern"/>
    <w:pitch w:val="fixed"/>
    <w:sig w:usb0="00000001" w:usb1="0200380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iti SC Light">
    <w:altName w:val="Calibri"/>
    <w:charset w:val="50"/>
    <w:family w:val="auto"/>
    <w:pitch w:val="variable"/>
    <w:sig w:usb0="8000002F" w:usb1="080E004A" w:usb2="00000010" w:usb3="00000000" w:csb0="00040000" w:csb1="00000000"/>
  </w:font>
  <w:font w:name="仿宋">
    <w:panose1 w:val="02010609060101010101"/>
    <w:charset w:val="86"/>
    <w:family w:val="modern"/>
    <w:pitch w:val="fixed"/>
    <w:sig w:usb0="800002BF" w:usb1="38CF7CFA" w:usb2="00000016" w:usb3="00000000" w:csb0="00040001" w:csb1="00000000"/>
  </w:font>
  <w:font w:name="方正楷体简体">
    <w:altName w:val="Microsoft YaHei UI"/>
    <w:charset w:val="86"/>
    <w:family w:val="script"/>
    <w:pitch w:val="fixed"/>
    <w:sig w:usb0="00000000" w:usb1="080E0000" w:usb2="00000010" w:usb3="00000000" w:csb0="00040000" w:csb1="00000000"/>
  </w:font>
  <w:font w:name="方正兰亭细黑_GBK_M">
    <w:altName w:val="Malgun Gothic Semilight"/>
    <w:charset w:val="86"/>
    <w:family w:val="auto"/>
    <w:pitch w:val="variable"/>
    <w:sig w:usb0="00000000" w:usb1="79DFFCFB" w:usb2="00000016" w:usb3="00000000" w:csb0="803F01B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A4A" w:rsidRDefault="00E67A4A" w:rsidP="00A00895">
    <w:pPr>
      <w:pStyle w:val="a5"/>
      <w:tabs>
        <w:tab w:val="clear" w:pos="4153"/>
        <w:tab w:val="clear" w:pos="8306"/>
        <w:tab w:val="center" w:pos="6804"/>
      </w:tabs>
      <w:jc w:val="both"/>
    </w:pPr>
    <w:r>
      <w:rPr>
        <w:rFonts w:hint="eastAsia"/>
      </w:rPr>
      <w:t>北京理工大学计算机学院</w:t>
    </w:r>
    <w:r>
      <w:rPr>
        <w:rFonts w:hint="eastAsia"/>
      </w:rPr>
      <w:tab/>
    </w:r>
    <w:r>
      <w:rPr>
        <w:rFonts w:hint="eastAsia"/>
      </w:rPr>
      <w:tab/>
      <w:t xml:space="preserve">    </w:t>
    </w:r>
    <w:r>
      <w:rPr>
        <w:rFonts w:hint="eastAsia"/>
      </w:rPr>
      <w:t>指导教师：王全玉</w:t>
    </w:r>
  </w:p>
  <w:p w:rsidR="00E67A4A" w:rsidRDefault="00E67A4A" w:rsidP="0015584C">
    <w:pPr>
      <w:pStyle w:val="a5"/>
      <w:jc w:val="center"/>
    </w:pPr>
    <w:r>
      <w:rPr>
        <w:rStyle w:val="aa"/>
      </w:rPr>
      <w:fldChar w:fldCharType="begin"/>
    </w:r>
    <w:r>
      <w:rPr>
        <w:rStyle w:val="aa"/>
      </w:rPr>
      <w:instrText xml:space="preserve"> PAGE </w:instrText>
    </w:r>
    <w:r>
      <w:rPr>
        <w:rStyle w:val="aa"/>
      </w:rPr>
      <w:fldChar w:fldCharType="separate"/>
    </w:r>
    <w:r w:rsidR="006F29A4">
      <w:rPr>
        <w:rStyle w:val="aa"/>
        <w:noProof/>
      </w:rPr>
      <w:t>17</w:t>
    </w:r>
    <w:r>
      <w:rPr>
        <w:rStyle w:val="aa"/>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197C" w:rsidRDefault="0060197C" w:rsidP="00C11E6C">
      <w:r>
        <w:separator/>
      </w:r>
    </w:p>
  </w:footnote>
  <w:footnote w:type="continuationSeparator" w:id="0">
    <w:p w:rsidR="0060197C" w:rsidRDefault="0060197C" w:rsidP="00C11E6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A4A" w:rsidRDefault="00E67A4A" w:rsidP="005815E2">
    <w:pPr>
      <w:pStyle w:val="a8"/>
      <w:jc w:val="right"/>
    </w:pPr>
    <w:r>
      <w:rPr>
        <w:rFonts w:hint="eastAsia"/>
        <w:b/>
        <w:bCs/>
        <w:sz w:val="32"/>
        <w:szCs w:val="32"/>
      </w:rPr>
      <w:t>操作系统课程设计实验报告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422F1A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3"/>
    <w:multiLevelType w:val="singleLevel"/>
    <w:tmpl w:val="00000003"/>
    <w:lvl w:ilvl="0">
      <w:start w:val="2"/>
      <w:numFmt w:val="chineseCounting"/>
      <w:suff w:val="nothing"/>
      <w:lvlText w:val="%1、"/>
      <w:lvlJc w:val="left"/>
    </w:lvl>
  </w:abstractNum>
  <w:abstractNum w:abstractNumId="2" w15:restartNumberingAfterBreak="0">
    <w:nsid w:val="00000004"/>
    <w:multiLevelType w:val="singleLevel"/>
    <w:tmpl w:val="00000004"/>
    <w:lvl w:ilvl="0">
      <w:start w:val="2"/>
      <w:numFmt w:val="decimal"/>
      <w:suff w:val="nothing"/>
      <w:lvlText w:val="%1."/>
      <w:lvlJc w:val="left"/>
    </w:lvl>
  </w:abstractNum>
  <w:abstractNum w:abstractNumId="3" w15:restartNumberingAfterBreak="0">
    <w:nsid w:val="00000005"/>
    <w:multiLevelType w:val="singleLevel"/>
    <w:tmpl w:val="00000005"/>
    <w:lvl w:ilvl="0">
      <w:start w:val="1"/>
      <w:numFmt w:val="decimal"/>
      <w:suff w:val="nothing"/>
      <w:lvlText w:val="%1．"/>
      <w:lvlJc w:val="left"/>
      <w:pPr>
        <w:ind w:left="0" w:firstLine="400"/>
      </w:pPr>
      <w:rPr>
        <w:rFonts w:hint="default"/>
      </w:rPr>
    </w:lvl>
  </w:abstractNum>
  <w:abstractNum w:abstractNumId="4" w15:restartNumberingAfterBreak="0">
    <w:nsid w:val="00000006"/>
    <w:multiLevelType w:val="singleLevel"/>
    <w:tmpl w:val="00000006"/>
    <w:lvl w:ilvl="0">
      <w:start w:val="1"/>
      <w:numFmt w:val="decimal"/>
      <w:suff w:val="nothing"/>
      <w:lvlText w:val="%1．"/>
      <w:lvlJc w:val="left"/>
      <w:pPr>
        <w:ind w:left="0" w:firstLine="400"/>
      </w:pPr>
      <w:rPr>
        <w:rFonts w:hint="default"/>
      </w:rPr>
    </w:lvl>
  </w:abstractNum>
  <w:abstractNum w:abstractNumId="5" w15:restartNumberingAfterBreak="0">
    <w:nsid w:val="00000007"/>
    <w:multiLevelType w:val="singleLevel"/>
    <w:tmpl w:val="00000007"/>
    <w:lvl w:ilvl="0">
      <w:start w:val="4"/>
      <w:numFmt w:val="chineseCounting"/>
      <w:suff w:val="nothing"/>
      <w:lvlText w:val="%1、"/>
      <w:lvlJc w:val="left"/>
    </w:lvl>
  </w:abstractNum>
  <w:abstractNum w:abstractNumId="6" w15:restartNumberingAfterBreak="0">
    <w:nsid w:val="00000008"/>
    <w:multiLevelType w:val="singleLevel"/>
    <w:tmpl w:val="00000008"/>
    <w:lvl w:ilvl="0">
      <w:start w:val="4"/>
      <w:numFmt w:val="chineseCounting"/>
      <w:suff w:val="nothing"/>
      <w:lvlText w:val="%1、"/>
      <w:lvlJc w:val="left"/>
    </w:lvl>
  </w:abstractNum>
  <w:abstractNum w:abstractNumId="7" w15:restartNumberingAfterBreak="0">
    <w:nsid w:val="00000009"/>
    <w:multiLevelType w:val="singleLevel"/>
    <w:tmpl w:val="00000009"/>
    <w:lvl w:ilvl="0">
      <w:start w:val="1"/>
      <w:numFmt w:val="decimal"/>
      <w:suff w:val="nothing"/>
      <w:lvlText w:val="%1．"/>
      <w:lvlJc w:val="left"/>
      <w:pPr>
        <w:ind w:left="0" w:firstLine="400"/>
      </w:pPr>
      <w:rPr>
        <w:rFonts w:hint="default"/>
      </w:rPr>
    </w:lvl>
  </w:abstractNum>
  <w:abstractNum w:abstractNumId="8" w15:restartNumberingAfterBreak="0">
    <w:nsid w:val="0000000A"/>
    <w:multiLevelType w:val="singleLevel"/>
    <w:tmpl w:val="0000000A"/>
    <w:lvl w:ilvl="0">
      <w:start w:val="1"/>
      <w:numFmt w:val="decimal"/>
      <w:suff w:val="nothing"/>
      <w:lvlText w:val="%1、"/>
      <w:lvlJc w:val="left"/>
    </w:lvl>
  </w:abstractNum>
  <w:abstractNum w:abstractNumId="9" w15:restartNumberingAfterBreak="0">
    <w:nsid w:val="0000000B"/>
    <w:multiLevelType w:val="singleLevel"/>
    <w:tmpl w:val="0000000B"/>
    <w:lvl w:ilvl="0">
      <w:start w:val="1"/>
      <w:numFmt w:val="decimal"/>
      <w:suff w:val="nothing"/>
      <w:lvlText w:val="%1、"/>
      <w:lvlJc w:val="left"/>
    </w:lvl>
  </w:abstractNum>
  <w:abstractNum w:abstractNumId="10" w15:restartNumberingAfterBreak="0">
    <w:nsid w:val="052E7345"/>
    <w:multiLevelType w:val="hybridMultilevel"/>
    <w:tmpl w:val="F4D08A96"/>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11" w15:restartNumberingAfterBreak="0">
    <w:nsid w:val="098D1DC5"/>
    <w:multiLevelType w:val="hybridMultilevel"/>
    <w:tmpl w:val="7232807E"/>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12" w15:restartNumberingAfterBreak="0">
    <w:nsid w:val="13606D69"/>
    <w:multiLevelType w:val="hybridMultilevel"/>
    <w:tmpl w:val="61F450F2"/>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13" w15:restartNumberingAfterBreak="0">
    <w:nsid w:val="16736C7B"/>
    <w:multiLevelType w:val="hybridMultilevel"/>
    <w:tmpl w:val="13027644"/>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14" w15:restartNumberingAfterBreak="0">
    <w:nsid w:val="174F7A13"/>
    <w:multiLevelType w:val="hybridMultilevel"/>
    <w:tmpl w:val="05F4B5F0"/>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15" w15:restartNumberingAfterBreak="0">
    <w:nsid w:val="1B7D31BD"/>
    <w:multiLevelType w:val="hybridMultilevel"/>
    <w:tmpl w:val="B3126FF6"/>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16" w15:restartNumberingAfterBreak="0">
    <w:nsid w:val="1D6F66CE"/>
    <w:multiLevelType w:val="hybridMultilevel"/>
    <w:tmpl w:val="85707BAC"/>
    <w:lvl w:ilvl="0" w:tplc="08620FA6">
      <w:start w:val="1"/>
      <w:numFmt w:val="bullet"/>
      <w:pStyle w:val="a"/>
      <w:lvlText w:val="$"/>
      <w:lvlJc w:val="left"/>
      <w:pPr>
        <w:ind w:left="620" w:hanging="420"/>
      </w:pPr>
      <w:rPr>
        <w:rFonts w:ascii="Source Code Pro" w:hAnsi="Source Code Pro"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17" w15:restartNumberingAfterBreak="0">
    <w:nsid w:val="29415BD3"/>
    <w:multiLevelType w:val="hybridMultilevel"/>
    <w:tmpl w:val="D9EAA7DE"/>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18" w15:restartNumberingAfterBreak="0">
    <w:nsid w:val="297A61CE"/>
    <w:multiLevelType w:val="hybridMultilevel"/>
    <w:tmpl w:val="AF946DEC"/>
    <w:lvl w:ilvl="0" w:tplc="04090001">
      <w:start w:val="1"/>
      <w:numFmt w:val="bullet"/>
      <w:lvlText w:val=""/>
      <w:lvlJc w:val="left"/>
      <w:pPr>
        <w:ind w:left="1005" w:hanging="420"/>
      </w:pPr>
      <w:rPr>
        <w:rFonts w:ascii="Wingdings" w:hAnsi="Wingding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19" w15:restartNumberingAfterBreak="0">
    <w:nsid w:val="2BA17E1F"/>
    <w:multiLevelType w:val="hybridMultilevel"/>
    <w:tmpl w:val="A10A70B4"/>
    <w:lvl w:ilvl="0" w:tplc="04090001">
      <w:start w:val="1"/>
      <w:numFmt w:val="bullet"/>
      <w:lvlText w:val=""/>
      <w:lvlJc w:val="left"/>
      <w:pPr>
        <w:ind w:left="1005" w:hanging="420"/>
      </w:pPr>
      <w:rPr>
        <w:rFonts w:ascii="Wingdings" w:hAnsi="Wingding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20" w15:restartNumberingAfterBreak="0">
    <w:nsid w:val="35A6621C"/>
    <w:multiLevelType w:val="hybridMultilevel"/>
    <w:tmpl w:val="3E269C56"/>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21" w15:restartNumberingAfterBreak="0">
    <w:nsid w:val="3AEC3146"/>
    <w:multiLevelType w:val="hybridMultilevel"/>
    <w:tmpl w:val="1D407568"/>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22" w15:restartNumberingAfterBreak="0">
    <w:nsid w:val="43986A94"/>
    <w:multiLevelType w:val="hybridMultilevel"/>
    <w:tmpl w:val="EF0E9DE0"/>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23" w15:restartNumberingAfterBreak="0">
    <w:nsid w:val="456D3069"/>
    <w:multiLevelType w:val="hybridMultilevel"/>
    <w:tmpl w:val="F482E90E"/>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24" w15:restartNumberingAfterBreak="0">
    <w:nsid w:val="484B19A0"/>
    <w:multiLevelType w:val="hybridMultilevel"/>
    <w:tmpl w:val="80DAC1D0"/>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25" w15:restartNumberingAfterBreak="0">
    <w:nsid w:val="49B73BFA"/>
    <w:multiLevelType w:val="hybridMultilevel"/>
    <w:tmpl w:val="3CD294D6"/>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26" w15:restartNumberingAfterBreak="0">
    <w:nsid w:val="4E4D22F3"/>
    <w:multiLevelType w:val="hybridMultilevel"/>
    <w:tmpl w:val="FFFC05C2"/>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27" w15:restartNumberingAfterBreak="0">
    <w:nsid w:val="51696BC0"/>
    <w:multiLevelType w:val="hybridMultilevel"/>
    <w:tmpl w:val="CF1C1E54"/>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28" w15:restartNumberingAfterBreak="0">
    <w:nsid w:val="5A6C1C49"/>
    <w:multiLevelType w:val="hybridMultilevel"/>
    <w:tmpl w:val="8B5A8810"/>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29" w15:restartNumberingAfterBreak="0">
    <w:nsid w:val="5B5928D4"/>
    <w:multiLevelType w:val="hybridMultilevel"/>
    <w:tmpl w:val="E932E6AE"/>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30" w15:restartNumberingAfterBreak="0">
    <w:nsid w:val="5C2E0DAA"/>
    <w:multiLevelType w:val="hybridMultilevel"/>
    <w:tmpl w:val="BBEE23C4"/>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31" w15:restartNumberingAfterBreak="0">
    <w:nsid w:val="5D392EBB"/>
    <w:multiLevelType w:val="hybridMultilevel"/>
    <w:tmpl w:val="F200731E"/>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32" w15:restartNumberingAfterBreak="0">
    <w:nsid w:val="607D6757"/>
    <w:multiLevelType w:val="hybridMultilevel"/>
    <w:tmpl w:val="5EAC43D0"/>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33" w15:restartNumberingAfterBreak="0">
    <w:nsid w:val="619D1CD8"/>
    <w:multiLevelType w:val="hybridMultilevel"/>
    <w:tmpl w:val="7DCA267A"/>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34" w15:restartNumberingAfterBreak="0">
    <w:nsid w:val="61DD2207"/>
    <w:multiLevelType w:val="hybridMultilevel"/>
    <w:tmpl w:val="2A86B0DC"/>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35" w15:restartNumberingAfterBreak="0">
    <w:nsid w:val="630755DD"/>
    <w:multiLevelType w:val="hybridMultilevel"/>
    <w:tmpl w:val="96966C28"/>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36" w15:restartNumberingAfterBreak="0">
    <w:nsid w:val="6AFC221B"/>
    <w:multiLevelType w:val="hybridMultilevel"/>
    <w:tmpl w:val="16B68984"/>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37" w15:restartNumberingAfterBreak="0">
    <w:nsid w:val="6C48611D"/>
    <w:multiLevelType w:val="hybridMultilevel"/>
    <w:tmpl w:val="B7A0EC6A"/>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38" w15:restartNumberingAfterBreak="0">
    <w:nsid w:val="6FDB73E0"/>
    <w:multiLevelType w:val="hybridMultilevel"/>
    <w:tmpl w:val="4514670E"/>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39" w15:restartNumberingAfterBreak="0">
    <w:nsid w:val="77555071"/>
    <w:multiLevelType w:val="hybridMultilevel"/>
    <w:tmpl w:val="A1781104"/>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40" w15:restartNumberingAfterBreak="0">
    <w:nsid w:val="77944C2C"/>
    <w:multiLevelType w:val="hybridMultilevel"/>
    <w:tmpl w:val="D5D4D890"/>
    <w:lvl w:ilvl="0" w:tplc="ACA4B666">
      <w:start w:val="1"/>
      <w:numFmt w:val="bullet"/>
      <w:lvlText w:val="•"/>
      <w:lvlJc w:val="left"/>
      <w:pPr>
        <w:tabs>
          <w:tab w:val="num" w:pos="720"/>
        </w:tabs>
        <w:ind w:left="720" w:hanging="360"/>
      </w:pPr>
      <w:rPr>
        <w:rFonts w:ascii="Times" w:hAnsi="Times" w:hint="default"/>
      </w:rPr>
    </w:lvl>
    <w:lvl w:ilvl="1" w:tplc="FAAC5C68" w:tentative="1">
      <w:start w:val="1"/>
      <w:numFmt w:val="bullet"/>
      <w:lvlText w:val="•"/>
      <w:lvlJc w:val="left"/>
      <w:pPr>
        <w:tabs>
          <w:tab w:val="num" w:pos="1440"/>
        </w:tabs>
        <w:ind w:left="1440" w:hanging="360"/>
      </w:pPr>
      <w:rPr>
        <w:rFonts w:ascii="Times" w:hAnsi="Times" w:hint="default"/>
      </w:rPr>
    </w:lvl>
    <w:lvl w:ilvl="2" w:tplc="7BAA9FB6" w:tentative="1">
      <w:start w:val="1"/>
      <w:numFmt w:val="bullet"/>
      <w:lvlText w:val="•"/>
      <w:lvlJc w:val="left"/>
      <w:pPr>
        <w:tabs>
          <w:tab w:val="num" w:pos="2160"/>
        </w:tabs>
        <w:ind w:left="2160" w:hanging="360"/>
      </w:pPr>
      <w:rPr>
        <w:rFonts w:ascii="Times" w:hAnsi="Times" w:hint="default"/>
      </w:rPr>
    </w:lvl>
    <w:lvl w:ilvl="3" w:tplc="72825C4C" w:tentative="1">
      <w:start w:val="1"/>
      <w:numFmt w:val="bullet"/>
      <w:lvlText w:val="•"/>
      <w:lvlJc w:val="left"/>
      <w:pPr>
        <w:tabs>
          <w:tab w:val="num" w:pos="2880"/>
        </w:tabs>
        <w:ind w:left="2880" w:hanging="360"/>
      </w:pPr>
      <w:rPr>
        <w:rFonts w:ascii="Times" w:hAnsi="Times" w:hint="default"/>
      </w:rPr>
    </w:lvl>
    <w:lvl w:ilvl="4" w:tplc="51D026CC" w:tentative="1">
      <w:start w:val="1"/>
      <w:numFmt w:val="bullet"/>
      <w:lvlText w:val="•"/>
      <w:lvlJc w:val="left"/>
      <w:pPr>
        <w:tabs>
          <w:tab w:val="num" w:pos="3600"/>
        </w:tabs>
        <w:ind w:left="3600" w:hanging="360"/>
      </w:pPr>
      <w:rPr>
        <w:rFonts w:ascii="Times" w:hAnsi="Times" w:hint="default"/>
      </w:rPr>
    </w:lvl>
    <w:lvl w:ilvl="5" w:tplc="B97C5F5C" w:tentative="1">
      <w:start w:val="1"/>
      <w:numFmt w:val="bullet"/>
      <w:lvlText w:val="•"/>
      <w:lvlJc w:val="left"/>
      <w:pPr>
        <w:tabs>
          <w:tab w:val="num" w:pos="4320"/>
        </w:tabs>
        <w:ind w:left="4320" w:hanging="360"/>
      </w:pPr>
      <w:rPr>
        <w:rFonts w:ascii="Times" w:hAnsi="Times" w:hint="default"/>
      </w:rPr>
    </w:lvl>
    <w:lvl w:ilvl="6" w:tplc="D7125A66" w:tentative="1">
      <w:start w:val="1"/>
      <w:numFmt w:val="bullet"/>
      <w:lvlText w:val="•"/>
      <w:lvlJc w:val="left"/>
      <w:pPr>
        <w:tabs>
          <w:tab w:val="num" w:pos="5040"/>
        </w:tabs>
        <w:ind w:left="5040" w:hanging="360"/>
      </w:pPr>
      <w:rPr>
        <w:rFonts w:ascii="Times" w:hAnsi="Times" w:hint="default"/>
      </w:rPr>
    </w:lvl>
    <w:lvl w:ilvl="7" w:tplc="8C6EEE74" w:tentative="1">
      <w:start w:val="1"/>
      <w:numFmt w:val="bullet"/>
      <w:lvlText w:val="•"/>
      <w:lvlJc w:val="left"/>
      <w:pPr>
        <w:tabs>
          <w:tab w:val="num" w:pos="5760"/>
        </w:tabs>
        <w:ind w:left="5760" w:hanging="360"/>
      </w:pPr>
      <w:rPr>
        <w:rFonts w:ascii="Times" w:hAnsi="Times" w:hint="default"/>
      </w:rPr>
    </w:lvl>
    <w:lvl w:ilvl="8" w:tplc="8C24C9AE" w:tentative="1">
      <w:start w:val="1"/>
      <w:numFmt w:val="bullet"/>
      <w:lvlText w:val="•"/>
      <w:lvlJc w:val="left"/>
      <w:pPr>
        <w:tabs>
          <w:tab w:val="num" w:pos="6480"/>
        </w:tabs>
        <w:ind w:left="6480" w:hanging="360"/>
      </w:pPr>
      <w:rPr>
        <w:rFonts w:ascii="Times" w:hAnsi="Times" w:hint="default"/>
      </w:rPr>
    </w:lvl>
  </w:abstractNum>
  <w:abstractNum w:abstractNumId="41" w15:restartNumberingAfterBreak="0">
    <w:nsid w:val="79EA50FA"/>
    <w:multiLevelType w:val="hybridMultilevel"/>
    <w:tmpl w:val="B902132A"/>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42" w15:restartNumberingAfterBreak="0">
    <w:nsid w:val="7C924C1A"/>
    <w:multiLevelType w:val="hybridMultilevel"/>
    <w:tmpl w:val="A0B49588"/>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43" w15:restartNumberingAfterBreak="0">
    <w:nsid w:val="7DD82479"/>
    <w:multiLevelType w:val="hybridMultilevel"/>
    <w:tmpl w:val="F1CE00F4"/>
    <w:lvl w:ilvl="0" w:tplc="41386B7E">
      <w:start w:val="1"/>
      <w:numFmt w:val="bullet"/>
      <w:lvlText w:val="•"/>
      <w:lvlJc w:val="left"/>
      <w:pPr>
        <w:ind w:left="1005" w:hanging="420"/>
      </w:pPr>
      <w:rPr>
        <w:rFonts w:ascii="Times" w:hAnsi="Time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num w:numId="1">
    <w:abstractNumId w:val="1"/>
  </w:num>
  <w:num w:numId="2">
    <w:abstractNumId w:val="6"/>
  </w:num>
  <w:num w:numId="3">
    <w:abstractNumId w:val="7"/>
  </w:num>
  <w:num w:numId="4">
    <w:abstractNumId w:val="3"/>
  </w:num>
  <w:num w:numId="5">
    <w:abstractNumId w:val="5"/>
  </w:num>
  <w:num w:numId="6">
    <w:abstractNumId w:val="4"/>
  </w:num>
  <w:num w:numId="7">
    <w:abstractNumId w:val="2"/>
  </w:num>
  <w:num w:numId="8">
    <w:abstractNumId w:val="9"/>
  </w:num>
  <w:num w:numId="9">
    <w:abstractNumId w:val="8"/>
  </w:num>
  <w:num w:numId="10">
    <w:abstractNumId w:val="0"/>
  </w:num>
  <w:num w:numId="11">
    <w:abstractNumId w:val="40"/>
  </w:num>
  <w:num w:numId="12">
    <w:abstractNumId w:val="16"/>
  </w:num>
  <w:num w:numId="13">
    <w:abstractNumId w:val="42"/>
  </w:num>
  <w:num w:numId="14">
    <w:abstractNumId w:val="18"/>
  </w:num>
  <w:num w:numId="15">
    <w:abstractNumId w:val="30"/>
  </w:num>
  <w:num w:numId="16">
    <w:abstractNumId w:val="21"/>
  </w:num>
  <w:num w:numId="17">
    <w:abstractNumId w:val="19"/>
  </w:num>
  <w:num w:numId="18">
    <w:abstractNumId w:val="36"/>
  </w:num>
  <w:num w:numId="19">
    <w:abstractNumId w:val="10"/>
  </w:num>
  <w:num w:numId="20">
    <w:abstractNumId w:val="31"/>
  </w:num>
  <w:num w:numId="21">
    <w:abstractNumId w:val="20"/>
  </w:num>
  <w:num w:numId="22">
    <w:abstractNumId w:val="14"/>
  </w:num>
  <w:num w:numId="23">
    <w:abstractNumId w:val="23"/>
  </w:num>
  <w:num w:numId="24">
    <w:abstractNumId w:val="12"/>
  </w:num>
  <w:num w:numId="25">
    <w:abstractNumId w:val="22"/>
  </w:num>
  <w:num w:numId="26">
    <w:abstractNumId w:val="17"/>
  </w:num>
  <w:num w:numId="27">
    <w:abstractNumId w:val="32"/>
  </w:num>
  <w:num w:numId="28">
    <w:abstractNumId w:val="41"/>
  </w:num>
  <w:num w:numId="29">
    <w:abstractNumId w:val="11"/>
  </w:num>
  <w:num w:numId="30">
    <w:abstractNumId w:val="24"/>
  </w:num>
  <w:num w:numId="31">
    <w:abstractNumId w:val="27"/>
  </w:num>
  <w:num w:numId="32">
    <w:abstractNumId w:val="43"/>
  </w:num>
  <w:num w:numId="33">
    <w:abstractNumId w:val="35"/>
  </w:num>
  <w:num w:numId="34">
    <w:abstractNumId w:val="25"/>
  </w:num>
  <w:num w:numId="35">
    <w:abstractNumId w:val="26"/>
  </w:num>
  <w:num w:numId="36">
    <w:abstractNumId w:val="33"/>
  </w:num>
  <w:num w:numId="37">
    <w:abstractNumId w:val="38"/>
  </w:num>
  <w:num w:numId="38">
    <w:abstractNumId w:val="37"/>
  </w:num>
  <w:num w:numId="39">
    <w:abstractNumId w:val="15"/>
  </w:num>
  <w:num w:numId="40">
    <w:abstractNumId w:val="13"/>
  </w:num>
  <w:num w:numId="41">
    <w:abstractNumId w:val="39"/>
  </w:num>
  <w:num w:numId="42">
    <w:abstractNumId w:val="34"/>
  </w:num>
  <w:num w:numId="43">
    <w:abstractNumId w:val="29"/>
  </w:num>
  <w:num w:numId="44">
    <w:abstractNumId w:val="2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aqi Zhang">
    <w15:presenceInfo w15:providerId="Windows Live" w15:userId="7db14586cc967a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6A0"/>
    <w:rsid w:val="00006EAF"/>
    <w:rsid w:val="000070C6"/>
    <w:rsid w:val="00007FD5"/>
    <w:rsid w:val="00016F95"/>
    <w:rsid w:val="000179FF"/>
    <w:rsid w:val="000263F2"/>
    <w:rsid w:val="00036C98"/>
    <w:rsid w:val="0007382A"/>
    <w:rsid w:val="00077CC6"/>
    <w:rsid w:val="00094597"/>
    <w:rsid w:val="000A2889"/>
    <w:rsid w:val="000A4648"/>
    <w:rsid w:val="000B4B40"/>
    <w:rsid w:val="000D64EE"/>
    <w:rsid w:val="000D7506"/>
    <w:rsid w:val="00103184"/>
    <w:rsid w:val="00114BA0"/>
    <w:rsid w:val="001244F6"/>
    <w:rsid w:val="00141108"/>
    <w:rsid w:val="001451CB"/>
    <w:rsid w:val="0014671A"/>
    <w:rsid w:val="001549B2"/>
    <w:rsid w:val="0015584C"/>
    <w:rsid w:val="00156987"/>
    <w:rsid w:val="00165509"/>
    <w:rsid w:val="001725EC"/>
    <w:rsid w:val="00172A27"/>
    <w:rsid w:val="00176642"/>
    <w:rsid w:val="001A55A1"/>
    <w:rsid w:val="001B548C"/>
    <w:rsid w:val="001B5AAB"/>
    <w:rsid w:val="001D1331"/>
    <w:rsid w:val="001D3E3F"/>
    <w:rsid w:val="001E2153"/>
    <w:rsid w:val="001E45A0"/>
    <w:rsid w:val="001F0368"/>
    <w:rsid w:val="001F17DC"/>
    <w:rsid w:val="00204330"/>
    <w:rsid w:val="00206821"/>
    <w:rsid w:val="00265ABA"/>
    <w:rsid w:val="0026615A"/>
    <w:rsid w:val="002749F7"/>
    <w:rsid w:val="00276D0D"/>
    <w:rsid w:val="002A18B9"/>
    <w:rsid w:val="002C421C"/>
    <w:rsid w:val="002C566A"/>
    <w:rsid w:val="002F4B16"/>
    <w:rsid w:val="00307787"/>
    <w:rsid w:val="00321737"/>
    <w:rsid w:val="00325B6A"/>
    <w:rsid w:val="0033127E"/>
    <w:rsid w:val="003320DB"/>
    <w:rsid w:val="00337825"/>
    <w:rsid w:val="00342A36"/>
    <w:rsid w:val="003700E6"/>
    <w:rsid w:val="00391987"/>
    <w:rsid w:val="003A4A44"/>
    <w:rsid w:val="003C15E0"/>
    <w:rsid w:val="003D01D2"/>
    <w:rsid w:val="003D0741"/>
    <w:rsid w:val="003D1658"/>
    <w:rsid w:val="003D1C4A"/>
    <w:rsid w:val="003D72DF"/>
    <w:rsid w:val="003E60BE"/>
    <w:rsid w:val="003E7025"/>
    <w:rsid w:val="00401B9F"/>
    <w:rsid w:val="00405EF2"/>
    <w:rsid w:val="00414B22"/>
    <w:rsid w:val="00416135"/>
    <w:rsid w:val="00430249"/>
    <w:rsid w:val="00440FDC"/>
    <w:rsid w:val="0044429A"/>
    <w:rsid w:val="00452C40"/>
    <w:rsid w:val="004642E8"/>
    <w:rsid w:val="00467C20"/>
    <w:rsid w:val="00473CDE"/>
    <w:rsid w:val="004A5FD5"/>
    <w:rsid w:val="004C0E85"/>
    <w:rsid w:val="004E170C"/>
    <w:rsid w:val="004F2426"/>
    <w:rsid w:val="004F38E9"/>
    <w:rsid w:val="004F4807"/>
    <w:rsid w:val="00500094"/>
    <w:rsid w:val="005072F8"/>
    <w:rsid w:val="00510CA9"/>
    <w:rsid w:val="005244C9"/>
    <w:rsid w:val="00537BFD"/>
    <w:rsid w:val="00555707"/>
    <w:rsid w:val="00557415"/>
    <w:rsid w:val="00570CEE"/>
    <w:rsid w:val="005711C8"/>
    <w:rsid w:val="005806F6"/>
    <w:rsid w:val="005815E2"/>
    <w:rsid w:val="00587DF7"/>
    <w:rsid w:val="00593721"/>
    <w:rsid w:val="005A1010"/>
    <w:rsid w:val="005A4C4C"/>
    <w:rsid w:val="005A5206"/>
    <w:rsid w:val="005A7438"/>
    <w:rsid w:val="005D4944"/>
    <w:rsid w:val="006004AA"/>
    <w:rsid w:val="0060197C"/>
    <w:rsid w:val="00605FF3"/>
    <w:rsid w:val="006142EA"/>
    <w:rsid w:val="00635AA7"/>
    <w:rsid w:val="006457D8"/>
    <w:rsid w:val="00676FD3"/>
    <w:rsid w:val="00690E42"/>
    <w:rsid w:val="006A482E"/>
    <w:rsid w:val="006E07F0"/>
    <w:rsid w:val="006F29A4"/>
    <w:rsid w:val="006F555C"/>
    <w:rsid w:val="006F69DC"/>
    <w:rsid w:val="00707E5F"/>
    <w:rsid w:val="0071794C"/>
    <w:rsid w:val="00722CA2"/>
    <w:rsid w:val="007A7D81"/>
    <w:rsid w:val="007B0BC7"/>
    <w:rsid w:val="008015A6"/>
    <w:rsid w:val="00811CDD"/>
    <w:rsid w:val="00820146"/>
    <w:rsid w:val="00837EBE"/>
    <w:rsid w:val="00847D77"/>
    <w:rsid w:val="008A75BF"/>
    <w:rsid w:val="008C72A4"/>
    <w:rsid w:val="008D04EC"/>
    <w:rsid w:val="008E4966"/>
    <w:rsid w:val="0091057C"/>
    <w:rsid w:val="00912ACA"/>
    <w:rsid w:val="0092198D"/>
    <w:rsid w:val="009449AD"/>
    <w:rsid w:val="009478E3"/>
    <w:rsid w:val="0096712F"/>
    <w:rsid w:val="00976ABF"/>
    <w:rsid w:val="00980F23"/>
    <w:rsid w:val="009905AE"/>
    <w:rsid w:val="00994D1C"/>
    <w:rsid w:val="00996318"/>
    <w:rsid w:val="009A0351"/>
    <w:rsid w:val="009A24BA"/>
    <w:rsid w:val="009F1821"/>
    <w:rsid w:val="00A00895"/>
    <w:rsid w:val="00A3190D"/>
    <w:rsid w:val="00A35D70"/>
    <w:rsid w:val="00A72FAB"/>
    <w:rsid w:val="00AA1B55"/>
    <w:rsid w:val="00AB301D"/>
    <w:rsid w:val="00AB69AC"/>
    <w:rsid w:val="00AB77DA"/>
    <w:rsid w:val="00AC6CFE"/>
    <w:rsid w:val="00AD5684"/>
    <w:rsid w:val="00AE6000"/>
    <w:rsid w:val="00AE677A"/>
    <w:rsid w:val="00AF4A73"/>
    <w:rsid w:val="00B03ACC"/>
    <w:rsid w:val="00B05414"/>
    <w:rsid w:val="00B31E04"/>
    <w:rsid w:val="00B43F8D"/>
    <w:rsid w:val="00B529B1"/>
    <w:rsid w:val="00B53425"/>
    <w:rsid w:val="00B66127"/>
    <w:rsid w:val="00B7442D"/>
    <w:rsid w:val="00B77208"/>
    <w:rsid w:val="00BA7E9B"/>
    <w:rsid w:val="00BD55F3"/>
    <w:rsid w:val="00BE61AF"/>
    <w:rsid w:val="00BF1E44"/>
    <w:rsid w:val="00C11E6C"/>
    <w:rsid w:val="00C34825"/>
    <w:rsid w:val="00C62CBE"/>
    <w:rsid w:val="00C77098"/>
    <w:rsid w:val="00C814F2"/>
    <w:rsid w:val="00CB26A7"/>
    <w:rsid w:val="00CD3DDA"/>
    <w:rsid w:val="00D10EDE"/>
    <w:rsid w:val="00D33316"/>
    <w:rsid w:val="00D377A0"/>
    <w:rsid w:val="00D46CBB"/>
    <w:rsid w:val="00D6446A"/>
    <w:rsid w:val="00D82281"/>
    <w:rsid w:val="00D82DDD"/>
    <w:rsid w:val="00D93EFB"/>
    <w:rsid w:val="00DB3475"/>
    <w:rsid w:val="00DB560C"/>
    <w:rsid w:val="00DD0720"/>
    <w:rsid w:val="00DD392D"/>
    <w:rsid w:val="00DE10CC"/>
    <w:rsid w:val="00DE1870"/>
    <w:rsid w:val="00DF78F2"/>
    <w:rsid w:val="00E01C98"/>
    <w:rsid w:val="00E03E9A"/>
    <w:rsid w:val="00E10BB5"/>
    <w:rsid w:val="00E12DA4"/>
    <w:rsid w:val="00E2269F"/>
    <w:rsid w:val="00E279B0"/>
    <w:rsid w:val="00E37AC4"/>
    <w:rsid w:val="00E45C0A"/>
    <w:rsid w:val="00E511CC"/>
    <w:rsid w:val="00E52CF9"/>
    <w:rsid w:val="00E67A4A"/>
    <w:rsid w:val="00E70F0C"/>
    <w:rsid w:val="00EB231C"/>
    <w:rsid w:val="00EB5434"/>
    <w:rsid w:val="00ED7136"/>
    <w:rsid w:val="00EE742C"/>
    <w:rsid w:val="00F00840"/>
    <w:rsid w:val="00F0145E"/>
    <w:rsid w:val="00F0710F"/>
    <w:rsid w:val="00F262F2"/>
    <w:rsid w:val="00F54AD7"/>
    <w:rsid w:val="00F60565"/>
    <w:rsid w:val="00F873E2"/>
    <w:rsid w:val="00FA798F"/>
    <w:rsid w:val="00FD08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0701D4"/>
  <w14:defaultImageDpi w14:val="330"/>
  <w15:chartTrackingRefBased/>
  <w15:docId w15:val="{A416EC0C-A9DF-4663-9465-0F691E111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pPr>
      <w:widowControl/>
      <w:spacing w:before="100" w:beforeAutospacing="1" w:after="100" w:afterAutospacing="1"/>
      <w:jc w:val="left"/>
    </w:pPr>
    <w:rPr>
      <w:rFonts w:ascii="宋体" w:hAnsi="宋体" w:cs="宋体"/>
      <w:kern w:val="0"/>
      <w:sz w:val="24"/>
    </w:rPr>
  </w:style>
  <w:style w:type="paragraph" w:styleId="a5">
    <w:name w:val="footer"/>
    <w:basedOn w:val="a0"/>
    <w:pPr>
      <w:tabs>
        <w:tab w:val="center" w:pos="4153"/>
        <w:tab w:val="right" w:pos="8306"/>
      </w:tabs>
      <w:snapToGrid w:val="0"/>
      <w:jc w:val="left"/>
    </w:pPr>
    <w:rPr>
      <w:sz w:val="18"/>
    </w:rPr>
  </w:style>
  <w:style w:type="paragraph" w:styleId="a6">
    <w:name w:val="caption"/>
    <w:basedOn w:val="a0"/>
    <w:next w:val="a0"/>
    <w:qFormat/>
    <w:rPr>
      <w:rFonts w:ascii="Arial" w:eastAsia="黑体" w:hAnsi="Arial" w:cs="Arial"/>
      <w:sz w:val="20"/>
    </w:rPr>
  </w:style>
  <w:style w:type="paragraph" w:customStyle="1" w:styleId="a7">
    <w:name w:val="程序"/>
    <w:basedOn w:val="a0"/>
    <w:pPr>
      <w:adjustRightInd w:val="0"/>
      <w:snapToGrid w:val="0"/>
      <w:spacing w:line="280" w:lineRule="atLeast"/>
      <w:ind w:left="652"/>
      <w:jc w:val="left"/>
      <w:textAlignment w:val="baseline"/>
    </w:pPr>
    <w:rPr>
      <w:kern w:val="0"/>
      <w:sz w:val="18"/>
    </w:rPr>
  </w:style>
  <w:style w:type="paragraph" w:styleId="a8">
    <w:name w:val="header"/>
    <w:basedOn w:val="a0"/>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9">
    <w:name w:val="Table Grid"/>
    <w:basedOn w:val="a2"/>
    <w:uiPriority w:val="59"/>
    <w:rsid w:val="005815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uiPriority w:val="99"/>
    <w:semiHidden/>
    <w:unhideWhenUsed/>
    <w:rsid w:val="0015584C"/>
  </w:style>
  <w:style w:type="paragraph" w:customStyle="1" w:styleId="-11">
    <w:name w:val="彩色列表 - 着色 11"/>
    <w:basedOn w:val="a0"/>
    <w:uiPriority w:val="34"/>
    <w:qFormat/>
    <w:rsid w:val="00AE6000"/>
    <w:pPr>
      <w:widowControl/>
      <w:ind w:firstLineChars="200" w:firstLine="420"/>
      <w:jc w:val="left"/>
    </w:pPr>
    <w:rPr>
      <w:rFonts w:ascii="Times" w:hAnsi="Times"/>
      <w:kern w:val="0"/>
      <w:sz w:val="20"/>
    </w:rPr>
  </w:style>
  <w:style w:type="paragraph" w:customStyle="1" w:styleId="-110">
    <w:name w:val="彩色底纹 - 着色 11"/>
    <w:hidden/>
    <w:uiPriority w:val="71"/>
    <w:rsid w:val="00A3190D"/>
    <w:rPr>
      <w:kern w:val="2"/>
      <w:sz w:val="21"/>
    </w:rPr>
  </w:style>
  <w:style w:type="paragraph" w:styleId="ab">
    <w:name w:val="Balloon Text"/>
    <w:basedOn w:val="a0"/>
    <w:link w:val="ac"/>
    <w:uiPriority w:val="99"/>
    <w:semiHidden/>
    <w:unhideWhenUsed/>
    <w:rsid w:val="00A3190D"/>
    <w:rPr>
      <w:rFonts w:ascii="Heiti SC Light" w:eastAsia="Heiti SC Light"/>
      <w:sz w:val="18"/>
      <w:szCs w:val="18"/>
    </w:rPr>
  </w:style>
  <w:style w:type="character" w:customStyle="1" w:styleId="ac">
    <w:name w:val="批注框文本 字符"/>
    <w:link w:val="ab"/>
    <w:uiPriority w:val="99"/>
    <w:semiHidden/>
    <w:rsid w:val="00A3190D"/>
    <w:rPr>
      <w:rFonts w:ascii="Heiti SC Light" w:eastAsia="Heiti SC Light"/>
      <w:kern w:val="2"/>
      <w:sz w:val="18"/>
      <w:szCs w:val="18"/>
    </w:rPr>
  </w:style>
  <w:style w:type="paragraph" w:customStyle="1" w:styleId="ad">
    <w:name w:val="正文样式"/>
    <w:basedOn w:val="a0"/>
    <w:link w:val="ae"/>
    <w:qFormat/>
    <w:rsid w:val="00E511CC"/>
    <w:pPr>
      <w:spacing w:line="360" w:lineRule="auto"/>
      <w:ind w:left="105" w:firstLineChars="200" w:firstLine="480"/>
      <w:pPrChange w:id="0" w:author="Jiaqi Zhang" w:date="2019-03-16T16:21:00Z">
        <w:pPr>
          <w:widowControl w:val="0"/>
          <w:spacing w:line="360" w:lineRule="auto"/>
          <w:ind w:leftChars="50" w:left="105" w:firstLineChars="126" w:firstLine="304"/>
          <w:jc w:val="both"/>
        </w:pPr>
      </w:pPrChange>
    </w:pPr>
    <w:rPr>
      <w:rFonts w:eastAsia="仿宋"/>
      <w:sz w:val="24"/>
      <w:szCs w:val="24"/>
      <w:rPrChange w:id="0" w:author="Jiaqi Zhang" w:date="2019-03-16T16:21:00Z">
        <w:rPr>
          <w:rFonts w:ascii="仿宋" w:eastAsia="仿宋" w:hAnsi="仿宋"/>
          <w:b/>
          <w:kern w:val="2"/>
          <w:sz w:val="24"/>
          <w:szCs w:val="24"/>
          <w:lang w:val="en-US" w:eastAsia="zh-CN" w:bidi="ar-SA"/>
        </w:rPr>
      </w:rPrChange>
    </w:rPr>
  </w:style>
  <w:style w:type="paragraph" w:customStyle="1" w:styleId="af">
    <w:name w:val="图片样式"/>
    <w:basedOn w:val="ad"/>
    <w:link w:val="af0"/>
    <w:qFormat/>
    <w:rsid w:val="00E279B0"/>
    <w:pPr>
      <w:ind w:left="0" w:firstLineChars="0" w:firstLine="0"/>
      <w:jc w:val="center"/>
      <w:pPrChange w:id="1" w:author="Jiaqi Zhang" w:date="2019-03-16T16:20:00Z">
        <w:pPr>
          <w:widowControl w:val="0"/>
          <w:spacing w:line="360" w:lineRule="auto"/>
          <w:ind w:leftChars="23" w:left="48" w:firstLineChars="83" w:firstLine="199"/>
          <w:jc w:val="center"/>
        </w:pPr>
      </w:pPrChange>
    </w:pPr>
    <w:rPr>
      <w:noProof/>
      <w:rPrChange w:id="1" w:author="Jiaqi Zhang" w:date="2019-03-16T16:20:00Z">
        <w:rPr>
          <w:rFonts w:ascii="仿宋" w:eastAsia="仿宋" w:hAnsi="仿宋"/>
          <w:noProof/>
          <w:kern w:val="2"/>
          <w:sz w:val="24"/>
          <w:szCs w:val="24"/>
          <w:lang w:val="en-US" w:eastAsia="zh-CN" w:bidi="ar-SA"/>
        </w:rPr>
      </w:rPrChange>
    </w:rPr>
  </w:style>
  <w:style w:type="character" w:customStyle="1" w:styleId="ae">
    <w:name w:val="正文样式 字符"/>
    <w:link w:val="ad"/>
    <w:rsid w:val="00E511CC"/>
    <w:rPr>
      <w:rFonts w:eastAsia="仿宋"/>
      <w:kern w:val="2"/>
      <w:sz w:val="24"/>
      <w:szCs w:val="24"/>
    </w:rPr>
  </w:style>
  <w:style w:type="paragraph" w:customStyle="1" w:styleId="a">
    <w:name w:val="代码样式"/>
    <w:basedOn w:val="ad"/>
    <w:link w:val="af1"/>
    <w:qFormat/>
    <w:rsid w:val="005711C8"/>
    <w:pPr>
      <w:numPr>
        <w:numId w:val="12"/>
      </w:numPr>
      <w:spacing w:line="0" w:lineRule="atLeast"/>
      <w:ind w:left="0" w:firstLineChars="300" w:firstLine="300"/>
      <w:jc w:val="left"/>
      <w:pPrChange w:id="2" w:author="Jiaqi Zhang" w:date="2019-03-16T16:30:00Z">
        <w:pPr>
          <w:widowControl w:val="0"/>
          <w:numPr>
            <w:numId w:val="12"/>
          </w:numPr>
          <w:spacing w:line="360" w:lineRule="auto"/>
          <w:ind w:left="620" w:firstLineChars="200" w:hanging="420"/>
          <w:jc w:val="both"/>
        </w:pPr>
      </w:pPrChange>
    </w:pPr>
    <w:rPr>
      <w:rFonts w:ascii="Source Code Pro" w:eastAsia="方正楷体简体" w:hAnsi="Source Code Pro" w:cs="Source Code Pro"/>
      <w:sz w:val="21"/>
      <w:szCs w:val="21"/>
      <w:rPrChange w:id="2" w:author="Jiaqi Zhang" w:date="2019-03-16T16:30:00Z">
        <w:rPr>
          <w:rFonts w:ascii="Source Code Pro" w:eastAsia="Source Code Pro" w:hAnsi="Source Code Pro" w:cs="Source Code Pro"/>
          <w:kern w:val="2"/>
          <w:sz w:val="24"/>
          <w:szCs w:val="24"/>
          <w:lang w:val="en-US" w:eastAsia="zh-CN" w:bidi="ar-SA"/>
        </w:rPr>
      </w:rPrChange>
    </w:rPr>
  </w:style>
  <w:style w:type="character" w:customStyle="1" w:styleId="af0">
    <w:name w:val="图片样式 字符"/>
    <w:link w:val="af"/>
    <w:rsid w:val="00E279B0"/>
    <w:rPr>
      <w:rFonts w:ascii="仿宋" w:eastAsia="仿宋" w:hAnsi="仿宋"/>
      <w:noProof/>
      <w:kern w:val="2"/>
      <w:sz w:val="24"/>
      <w:szCs w:val="24"/>
    </w:rPr>
  </w:style>
  <w:style w:type="paragraph" w:customStyle="1" w:styleId="af2">
    <w:name w:val="第一级小标题"/>
    <w:basedOn w:val="ad"/>
    <w:link w:val="af3"/>
    <w:qFormat/>
    <w:rsid w:val="005711C8"/>
    <w:pPr>
      <w:ind w:left="0" w:firstLineChars="0" w:firstLine="0"/>
      <w:pPrChange w:id="3" w:author="Jiaqi Zhang" w:date="2019-03-16T16:52:00Z">
        <w:pPr>
          <w:widowControl w:val="0"/>
          <w:spacing w:line="360" w:lineRule="auto"/>
          <w:jc w:val="both"/>
        </w:pPr>
      </w:pPrChange>
    </w:pPr>
    <w:rPr>
      <w:rFonts w:eastAsia="黑体"/>
      <w:rPrChange w:id="3" w:author="Jiaqi Zhang" w:date="2019-03-16T16:52:00Z">
        <w:rPr>
          <w:rFonts w:ascii="黑体" w:eastAsia="黑体" w:hAnsi="黑体"/>
          <w:kern w:val="2"/>
          <w:sz w:val="24"/>
          <w:szCs w:val="24"/>
          <w:lang w:val="en-US" w:eastAsia="zh-CN" w:bidi="ar-SA"/>
        </w:rPr>
      </w:rPrChange>
    </w:rPr>
  </w:style>
  <w:style w:type="character" w:customStyle="1" w:styleId="af1">
    <w:name w:val="代码样式 字符"/>
    <w:link w:val="a"/>
    <w:rsid w:val="005711C8"/>
    <w:rPr>
      <w:rFonts w:ascii="Source Code Pro" w:eastAsia="方正楷体简体" w:hAnsi="Source Code Pro" w:cs="Source Code Pro"/>
      <w:kern w:val="2"/>
      <w:sz w:val="21"/>
      <w:szCs w:val="21"/>
    </w:rPr>
  </w:style>
  <w:style w:type="paragraph" w:customStyle="1" w:styleId="af4">
    <w:name w:val="第二级小标题"/>
    <w:basedOn w:val="af2"/>
    <w:link w:val="af5"/>
    <w:qFormat/>
    <w:rsid w:val="005711C8"/>
    <w:rPr>
      <w:rFonts w:eastAsia="宋体"/>
      <w:b/>
    </w:rPr>
  </w:style>
  <w:style w:type="character" w:customStyle="1" w:styleId="af3">
    <w:name w:val="第一级小标题 字符"/>
    <w:link w:val="af2"/>
    <w:rsid w:val="005711C8"/>
    <w:rPr>
      <w:rFonts w:eastAsia="黑体"/>
      <w:kern w:val="2"/>
      <w:sz w:val="24"/>
      <w:szCs w:val="24"/>
    </w:rPr>
  </w:style>
  <w:style w:type="paragraph" w:customStyle="1" w:styleId="af6">
    <w:name w:val="第三级小标题"/>
    <w:basedOn w:val="af4"/>
    <w:link w:val="af7"/>
    <w:qFormat/>
    <w:rsid w:val="005711C8"/>
    <w:rPr>
      <w:b w:val="0"/>
    </w:rPr>
  </w:style>
  <w:style w:type="character" w:customStyle="1" w:styleId="af5">
    <w:name w:val="第二级小标题 字符"/>
    <w:link w:val="af4"/>
    <w:rsid w:val="005711C8"/>
    <w:rPr>
      <w:b/>
      <w:kern w:val="2"/>
      <w:sz w:val="24"/>
      <w:szCs w:val="24"/>
    </w:rPr>
  </w:style>
  <w:style w:type="paragraph" w:styleId="af8">
    <w:name w:val="Revision"/>
    <w:hidden/>
    <w:uiPriority w:val="99"/>
    <w:semiHidden/>
    <w:rsid w:val="00AB77DA"/>
    <w:rPr>
      <w:kern w:val="2"/>
      <w:sz w:val="21"/>
    </w:rPr>
  </w:style>
  <w:style w:type="character" w:customStyle="1" w:styleId="af7">
    <w:name w:val="第三级小标题 字符"/>
    <w:link w:val="af6"/>
    <w:rsid w:val="005711C8"/>
    <w:rPr>
      <w:kern w:val="2"/>
      <w:sz w:val="24"/>
      <w:szCs w:val="24"/>
    </w:rPr>
  </w:style>
  <w:style w:type="paragraph" w:customStyle="1" w:styleId="af9">
    <w:name w:val="段落代码样式"/>
    <w:basedOn w:val="a"/>
    <w:link w:val="afa"/>
    <w:qFormat/>
    <w:rsid w:val="00DB560C"/>
    <w:pPr>
      <w:numPr>
        <w:numId w:val="0"/>
      </w:numPr>
      <w:shd w:val="clear" w:color="auto" w:fill="F2F2F2" w:themeFill="background1" w:themeFillShade="F2"/>
      <w:ind w:right="210" w:firstLineChars="200" w:firstLine="420"/>
    </w:pPr>
    <w:rPr>
      <w:rFonts w:eastAsia="方正兰亭细黑_GBK_M" w:cs="方正兰亭细黑_GBK_M"/>
    </w:rPr>
  </w:style>
  <w:style w:type="character" w:customStyle="1" w:styleId="afa">
    <w:name w:val="段落代码样式 字符"/>
    <w:basedOn w:val="af1"/>
    <w:link w:val="af9"/>
    <w:rsid w:val="00DB560C"/>
    <w:rPr>
      <w:rFonts w:ascii="Source Code Pro" w:eastAsia="方正兰亭细黑_GBK_M" w:hAnsi="Source Code Pro" w:cs="方正兰亭细黑_GBK_M"/>
      <w:kern w:val="2"/>
      <w:sz w:val="21"/>
      <w:szCs w:val="21"/>
      <w:shd w:val="clear" w:color="auto" w:fill="F2F2F2" w:themeFill="background1" w:themeFillShade="F2"/>
    </w:rPr>
  </w:style>
  <w:style w:type="character" w:styleId="afb">
    <w:name w:val="Hyperlink"/>
    <w:basedOn w:val="a1"/>
    <w:uiPriority w:val="99"/>
    <w:unhideWhenUsed/>
    <w:rsid w:val="001D3E3F"/>
    <w:rPr>
      <w:color w:val="0563C1" w:themeColor="hyperlink"/>
      <w:u w:val="single"/>
    </w:rPr>
  </w:style>
  <w:style w:type="character" w:customStyle="1" w:styleId="UnresolvedMention">
    <w:name w:val="Unresolved Mention"/>
    <w:basedOn w:val="a1"/>
    <w:uiPriority w:val="99"/>
    <w:semiHidden/>
    <w:unhideWhenUsed/>
    <w:rsid w:val="001D3E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3794">
      <w:bodyDiv w:val="1"/>
      <w:marLeft w:val="0"/>
      <w:marRight w:val="0"/>
      <w:marTop w:val="0"/>
      <w:marBottom w:val="0"/>
      <w:divBdr>
        <w:top w:val="none" w:sz="0" w:space="0" w:color="auto"/>
        <w:left w:val="none" w:sz="0" w:space="0" w:color="auto"/>
        <w:bottom w:val="none" w:sz="0" w:space="0" w:color="auto"/>
        <w:right w:val="none" w:sz="0" w:space="0" w:color="auto"/>
      </w:divBdr>
      <w:divsChild>
        <w:div w:id="326903877">
          <w:marLeft w:val="0"/>
          <w:marRight w:val="0"/>
          <w:marTop w:val="0"/>
          <w:marBottom w:val="0"/>
          <w:divBdr>
            <w:top w:val="none" w:sz="0" w:space="0" w:color="auto"/>
            <w:left w:val="none" w:sz="0" w:space="0" w:color="auto"/>
            <w:bottom w:val="none" w:sz="0" w:space="0" w:color="auto"/>
            <w:right w:val="none" w:sz="0" w:space="0" w:color="auto"/>
          </w:divBdr>
          <w:divsChild>
            <w:div w:id="909656801">
              <w:marLeft w:val="0"/>
              <w:marRight w:val="0"/>
              <w:marTop w:val="0"/>
              <w:marBottom w:val="0"/>
              <w:divBdr>
                <w:top w:val="none" w:sz="0" w:space="0" w:color="auto"/>
                <w:left w:val="none" w:sz="0" w:space="0" w:color="auto"/>
                <w:bottom w:val="none" w:sz="0" w:space="0" w:color="auto"/>
                <w:right w:val="none" w:sz="0" w:space="0" w:color="auto"/>
              </w:divBdr>
            </w:div>
            <w:div w:id="1267273132">
              <w:marLeft w:val="0"/>
              <w:marRight w:val="0"/>
              <w:marTop w:val="0"/>
              <w:marBottom w:val="0"/>
              <w:divBdr>
                <w:top w:val="none" w:sz="0" w:space="0" w:color="auto"/>
                <w:left w:val="none" w:sz="0" w:space="0" w:color="auto"/>
                <w:bottom w:val="none" w:sz="0" w:space="0" w:color="auto"/>
                <w:right w:val="none" w:sz="0" w:space="0" w:color="auto"/>
              </w:divBdr>
            </w:div>
            <w:div w:id="402991366">
              <w:marLeft w:val="0"/>
              <w:marRight w:val="0"/>
              <w:marTop w:val="0"/>
              <w:marBottom w:val="0"/>
              <w:divBdr>
                <w:top w:val="none" w:sz="0" w:space="0" w:color="auto"/>
                <w:left w:val="none" w:sz="0" w:space="0" w:color="auto"/>
                <w:bottom w:val="none" w:sz="0" w:space="0" w:color="auto"/>
                <w:right w:val="none" w:sz="0" w:space="0" w:color="auto"/>
              </w:divBdr>
            </w:div>
            <w:div w:id="18161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4906">
      <w:bodyDiv w:val="1"/>
      <w:marLeft w:val="0"/>
      <w:marRight w:val="0"/>
      <w:marTop w:val="0"/>
      <w:marBottom w:val="0"/>
      <w:divBdr>
        <w:top w:val="none" w:sz="0" w:space="0" w:color="auto"/>
        <w:left w:val="none" w:sz="0" w:space="0" w:color="auto"/>
        <w:bottom w:val="none" w:sz="0" w:space="0" w:color="auto"/>
        <w:right w:val="none" w:sz="0" w:space="0" w:color="auto"/>
      </w:divBdr>
      <w:divsChild>
        <w:div w:id="1690831326">
          <w:marLeft w:val="0"/>
          <w:marRight w:val="0"/>
          <w:marTop w:val="0"/>
          <w:marBottom w:val="0"/>
          <w:divBdr>
            <w:top w:val="none" w:sz="0" w:space="0" w:color="auto"/>
            <w:left w:val="none" w:sz="0" w:space="0" w:color="auto"/>
            <w:bottom w:val="none" w:sz="0" w:space="0" w:color="auto"/>
            <w:right w:val="none" w:sz="0" w:space="0" w:color="auto"/>
          </w:divBdr>
          <w:divsChild>
            <w:div w:id="1259632411">
              <w:marLeft w:val="0"/>
              <w:marRight w:val="0"/>
              <w:marTop w:val="0"/>
              <w:marBottom w:val="0"/>
              <w:divBdr>
                <w:top w:val="none" w:sz="0" w:space="0" w:color="auto"/>
                <w:left w:val="none" w:sz="0" w:space="0" w:color="auto"/>
                <w:bottom w:val="none" w:sz="0" w:space="0" w:color="auto"/>
                <w:right w:val="none" w:sz="0" w:space="0" w:color="auto"/>
              </w:divBdr>
            </w:div>
            <w:div w:id="1928534933">
              <w:marLeft w:val="0"/>
              <w:marRight w:val="0"/>
              <w:marTop w:val="0"/>
              <w:marBottom w:val="0"/>
              <w:divBdr>
                <w:top w:val="none" w:sz="0" w:space="0" w:color="auto"/>
                <w:left w:val="none" w:sz="0" w:space="0" w:color="auto"/>
                <w:bottom w:val="none" w:sz="0" w:space="0" w:color="auto"/>
                <w:right w:val="none" w:sz="0" w:space="0" w:color="auto"/>
              </w:divBdr>
            </w:div>
            <w:div w:id="893465867">
              <w:marLeft w:val="0"/>
              <w:marRight w:val="0"/>
              <w:marTop w:val="0"/>
              <w:marBottom w:val="0"/>
              <w:divBdr>
                <w:top w:val="none" w:sz="0" w:space="0" w:color="auto"/>
                <w:left w:val="none" w:sz="0" w:space="0" w:color="auto"/>
                <w:bottom w:val="none" w:sz="0" w:space="0" w:color="auto"/>
                <w:right w:val="none" w:sz="0" w:space="0" w:color="auto"/>
              </w:divBdr>
            </w:div>
            <w:div w:id="21477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4274">
      <w:bodyDiv w:val="1"/>
      <w:marLeft w:val="0"/>
      <w:marRight w:val="0"/>
      <w:marTop w:val="0"/>
      <w:marBottom w:val="0"/>
      <w:divBdr>
        <w:top w:val="none" w:sz="0" w:space="0" w:color="auto"/>
        <w:left w:val="none" w:sz="0" w:space="0" w:color="auto"/>
        <w:bottom w:val="none" w:sz="0" w:space="0" w:color="auto"/>
        <w:right w:val="none" w:sz="0" w:space="0" w:color="auto"/>
      </w:divBdr>
      <w:divsChild>
        <w:div w:id="1256742235">
          <w:marLeft w:val="0"/>
          <w:marRight w:val="0"/>
          <w:marTop w:val="0"/>
          <w:marBottom w:val="0"/>
          <w:divBdr>
            <w:top w:val="none" w:sz="0" w:space="0" w:color="auto"/>
            <w:left w:val="none" w:sz="0" w:space="0" w:color="auto"/>
            <w:bottom w:val="none" w:sz="0" w:space="0" w:color="auto"/>
            <w:right w:val="none" w:sz="0" w:space="0" w:color="auto"/>
          </w:divBdr>
          <w:divsChild>
            <w:div w:id="828986727">
              <w:marLeft w:val="0"/>
              <w:marRight w:val="0"/>
              <w:marTop w:val="0"/>
              <w:marBottom w:val="0"/>
              <w:divBdr>
                <w:top w:val="none" w:sz="0" w:space="0" w:color="auto"/>
                <w:left w:val="none" w:sz="0" w:space="0" w:color="auto"/>
                <w:bottom w:val="none" w:sz="0" w:space="0" w:color="auto"/>
                <w:right w:val="none" w:sz="0" w:space="0" w:color="auto"/>
              </w:divBdr>
            </w:div>
            <w:div w:id="34549923">
              <w:marLeft w:val="0"/>
              <w:marRight w:val="0"/>
              <w:marTop w:val="0"/>
              <w:marBottom w:val="0"/>
              <w:divBdr>
                <w:top w:val="none" w:sz="0" w:space="0" w:color="auto"/>
                <w:left w:val="none" w:sz="0" w:space="0" w:color="auto"/>
                <w:bottom w:val="none" w:sz="0" w:space="0" w:color="auto"/>
                <w:right w:val="none" w:sz="0" w:space="0" w:color="auto"/>
              </w:divBdr>
            </w:div>
            <w:div w:id="2044090709">
              <w:marLeft w:val="0"/>
              <w:marRight w:val="0"/>
              <w:marTop w:val="0"/>
              <w:marBottom w:val="0"/>
              <w:divBdr>
                <w:top w:val="none" w:sz="0" w:space="0" w:color="auto"/>
                <w:left w:val="none" w:sz="0" w:space="0" w:color="auto"/>
                <w:bottom w:val="none" w:sz="0" w:space="0" w:color="auto"/>
                <w:right w:val="none" w:sz="0" w:space="0" w:color="auto"/>
              </w:divBdr>
            </w:div>
            <w:div w:id="901059696">
              <w:marLeft w:val="0"/>
              <w:marRight w:val="0"/>
              <w:marTop w:val="0"/>
              <w:marBottom w:val="0"/>
              <w:divBdr>
                <w:top w:val="none" w:sz="0" w:space="0" w:color="auto"/>
                <w:left w:val="none" w:sz="0" w:space="0" w:color="auto"/>
                <w:bottom w:val="none" w:sz="0" w:space="0" w:color="auto"/>
                <w:right w:val="none" w:sz="0" w:space="0" w:color="auto"/>
              </w:divBdr>
            </w:div>
            <w:div w:id="469178765">
              <w:marLeft w:val="0"/>
              <w:marRight w:val="0"/>
              <w:marTop w:val="0"/>
              <w:marBottom w:val="0"/>
              <w:divBdr>
                <w:top w:val="none" w:sz="0" w:space="0" w:color="auto"/>
                <w:left w:val="none" w:sz="0" w:space="0" w:color="auto"/>
                <w:bottom w:val="none" w:sz="0" w:space="0" w:color="auto"/>
                <w:right w:val="none" w:sz="0" w:space="0" w:color="auto"/>
              </w:divBdr>
            </w:div>
            <w:div w:id="1391467257">
              <w:marLeft w:val="0"/>
              <w:marRight w:val="0"/>
              <w:marTop w:val="0"/>
              <w:marBottom w:val="0"/>
              <w:divBdr>
                <w:top w:val="none" w:sz="0" w:space="0" w:color="auto"/>
                <w:left w:val="none" w:sz="0" w:space="0" w:color="auto"/>
                <w:bottom w:val="none" w:sz="0" w:space="0" w:color="auto"/>
                <w:right w:val="none" w:sz="0" w:space="0" w:color="auto"/>
              </w:divBdr>
            </w:div>
            <w:div w:id="1257589401">
              <w:marLeft w:val="0"/>
              <w:marRight w:val="0"/>
              <w:marTop w:val="0"/>
              <w:marBottom w:val="0"/>
              <w:divBdr>
                <w:top w:val="none" w:sz="0" w:space="0" w:color="auto"/>
                <w:left w:val="none" w:sz="0" w:space="0" w:color="auto"/>
                <w:bottom w:val="none" w:sz="0" w:space="0" w:color="auto"/>
                <w:right w:val="none" w:sz="0" w:space="0" w:color="auto"/>
              </w:divBdr>
            </w:div>
            <w:div w:id="1853565380">
              <w:marLeft w:val="0"/>
              <w:marRight w:val="0"/>
              <w:marTop w:val="0"/>
              <w:marBottom w:val="0"/>
              <w:divBdr>
                <w:top w:val="none" w:sz="0" w:space="0" w:color="auto"/>
                <w:left w:val="none" w:sz="0" w:space="0" w:color="auto"/>
                <w:bottom w:val="none" w:sz="0" w:space="0" w:color="auto"/>
                <w:right w:val="none" w:sz="0" w:space="0" w:color="auto"/>
              </w:divBdr>
            </w:div>
            <w:div w:id="1673020583">
              <w:marLeft w:val="0"/>
              <w:marRight w:val="0"/>
              <w:marTop w:val="0"/>
              <w:marBottom w:val="0"/>
              <w:divBdr>
                <w:top w:val="none" w:sz="0" w:space="0" w:color="auto"/>
                <w:left w:val="none" w:sz="0" w:space="0" w:color="auto"/>
                <w:bottom w:val="none" w:sz="0" w:space="0" w:color="auto"/>
                <w:right w:val="none" w:sz="0" w:space="0" w:color="auto"/>
              </w:divBdr>
            </w:div>
            <w:div w:id="1677074320">
              <w:marLeft w:val="0"/>
              <w:marRight w:val="0"/>
              <w:marTop w:val="0"/>
              <w:marBottom w:val="0"/>
              <w:divBdr>
                <w:top w:val="none" w:sz="0" w:space="0" w:color="auto"/>
                <w:left w:val="none" w:sz="0" w:space="0" w:color="auto"/>
                <w:bottom w:val="none" w:sz="0" w:space="0" w:color="auto"/>
                <w:right w:val="none" w:sz="0" w:space="0" w:color="auto"/>
              </w:divBdr>
            </w:div>
            <w:div w:id="2058820480">
              <w:marLeft w:val="0"/>
              <w:marRight w:val="0"/>
              <w:marTop w:val="0"/>
              <w:marBottom w:val="0"/>
              <w:divBdr>
                <w:top w:val="none" w:sz="0" w:space="0" w:color="auto"/>
                <w:left w:val="none" w:sz="0" w:space="0" w:color="auto"/>
                <w:bottom w:val="none" w:sz="0" w:space="0" w:color="auto"/>
                <w:right w:val="none" w:sz="0" w:space="0" w:color="auto"/>
              </w:divBdr>
            </w:div>
            <w:div w:id="390612830">
              <w:marLeft w:val="0"/>
              <w:marRight w:val="0"/>
              <w:marTop w:val="0"/>
              <w:marBottom w:val="0"/>
              <w:divBdr>
                <w:top w:val="none" w:sz="0" w:space="0" w:color="auto"/>
                <w:left w:val="none" w:sz="0" w:space="0" w:color="auto"/>
                <w:bottom w:val="none" w:sz="0" w:space="0" w:color="auto"/>
                <w:right w:val="none" w:sz="0" w:space="0" w:color="auto"/>
              </w:divBdr>
            </w:div>
            <w:div w:id="90198484">
              <w:marLeft w:val="0"/>
              <w:marRight w:val="0"/>
              <w:marTop w:val="0"/>
              <w:marBottom w:val="0"/>
              <w:divBdr>
                <w:top w:val="none" w:sz="0" w:space="0" w:color="auto"/>
                <w:left w:val="none" w:sz="0" w:space="0" w:color="auto"/>
                <w:bottom w:val="none" w:sz="0" w:space="0" w:color="auto"/>
                <w:right w:val="none" w:sz="0" w:space="0" w:color="auto"/>
              </w:divBdr>
            </w:div>
            <w:div w:id="120883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4488">
      <w:bodyDiv w:val="1"/>
      <w:marLeft w:val="0"/>
      <w:marRight w:val="0"/>
      <w:marTop w:val="0"/>
      <w:marBottom w:val="0"/>
      <w:divBdr>
        <w:top w:val="none" w:sz="0" w:space="0" w:color="auto"/>
        <w:left w:val="none" w:sz="0" w:space="0" w:color="auto"/>
        <w:bottom w:val="none" w:sz="0" w:space="0" w:color="auto"/>
        <w:right w:val="none" w:sz="0" w:space="0" w:color="auto"/>
      </w:divBdr>
      <w:divsChild>
        <w:div w:id="479153812">
          <w:marLeft w:val="0"/>
          <w:marRight w:val="0"/>
          <w:marTop w:val="0"/>
          <w:marBottom w:val="0"/>
          <w:divBdr>
            <w:top w:val="none" w:sz="0" w:space="0" w:color="auto"/>
            <w:left w:val="none" w:sz="0" w:space="0" w:color="auto"/>
            <w:bottom w:val="none" w:sz="0" w:space="0" w:color="auto"/>
            <w:right w:val="none" w:sz="0" w:space="0" w:color="auto"/>
          </w:divBdr>
          <w:divsChild>
            <w:div w:id="1610355666">
              <w:marLeft w:val="0"/>
              <w:marRight w:val="0"/>
              <w:marTop w:val="0"/>
              <w:marBottom w:val="0"/>
              <w:divBdr>
                <w:top w:val="none" w:sz="0" w:space="0" w:color="auto"/>
                <w:left w:val="none" w:sz="0" w:space="0" w:color="auto"/>
                <w:bottom w:val="none" w:sz="0" w:space="0" w:color="auto"/>
                <w:right w:val="none" w:sz="0" w:space="0" w:color="auto"/>
              </w:divBdr>
            </w:div>
            <w:div w:id="1679653884">
              <w:marLeft w:val="0"/>
              <w:marRight w:val="0"/>
              <w:marTop w:val="0"/>
              <w:marBottom w:val="0"/>
              <w:divBdr>
                <w:top w:val="none" w:sz="0" w:space="0" w:color="auto"/>
                <w:left w:val="none" w:sz="0" w:space="0" w:color="auto"/>
                <w:bottom w:val="none" w:sz="0" w:space="0" w:color="auto"/>
                <w:right w:val="none" w:sz="0" w:space="0" w:color="auto"/>
              </w:divBdr>
            </w:div>
            <w:div w:id="336732846">
              <w:marLeft w:val="0"/>
              <w:marRight w:val="0"/>
              <w:marTop w:val="0"/>
              <w:marBottom w:val="0"/>
              <w:divBdr>
                <w:top w:val="none" w:sz="0" w:space="0" w:color="auto"/>
                <w:left w:val="none" w:sz="0" w:space="0" w:color="auto"/>
                <w:bottom w:val="none" w:sz="0" w:space="0" w:color="auto"/>
                <w:right w:val="none" w:sz="0" w:space="0" w:color="auto"/>
              </w:divBdr>
            </w:div>
            <w:div w:id="2041543443">
              <w:marLeft w:val="0"/>
              <w:marRight w:val="0"/>
              <w:marTop w:val="0"/>
              <w:marBottom w:val="0"/>
              <w:divBdr>
                <w:top w:val="none" w:sz="0" w:space="0" w:color="auto"/>
                <w:left w:val="none" w:sz="0" w:space="0" w:color="auto"/>
                <w:bottom w:val="none" w:sz="0" w:space="0" w:color="auto"/>
                <w:right w:val="none" w:sz="0" w:space="0" w:color="auto"/>
              </w:divBdr>
            </w:div>
            <w:div w:id="1022438813">
              <w:marLeft w:val="0"/>
              <w:marRight w:val="0"/>
              <w:marTop w:val="0"/>
              <w:marBottom w:val="0"/>
              <w:divBdr>
                <w:top w:val="none" w:sz="0" w:space="0" w:color="auto"/>
                <w:left w:val="none" w:sz="0" w:space="0" w:color="auto"/>
                <w:bottom w:val="none" w:sz="0" w:space="0" w:color="auto"/>
                <w:right w:val="none" w:sz="0" w:space="0" w:color="auto"/>
              </w:divBdr>
            </w:div>
            <w:div w:id="59839318">
              <w:marLeft w:val="0"/>
              <w:marRight w:val="0"/>
              <w:marTop w:val="0"/>
              <w:marBottom w:val="0"/>
              <w:divBdr>
                <w:top w:val="none" w:sz="0" w:space="0" w:color="auto"/>
                <w:left w:val="none" w:sz="0" w:space="0" w:color="auto"/>
                <w:bottom w:val="none" w:sz="0" w:space="0" w:color="auto"/>
                <w:right w:val="none" w:sz="0" w:space="0" w:color="auto"/>
              </w:divBdr>
            </w:div>
            <w:div w:id="1290740617">
              <w:marLeft w:val="0"/>
              <w:marRight w:val="0"/>
              <w:marTop w:val="0"/>
              <w:marBottom w:val="0"/>
              <w:divBdr>
                <w:top w:val="none" w:sz="0" w:space="0" w:color="auto"/>
                <w:left w:val="none" w:sz="0" w:space="0" w:color="auto"/>
                <w:bottom w:val="none" w:sz="0" w:space="0" w:color="auto"/>
                <w:right w:val="none" w:sz="0" w:space="0" w:color="auto"/>
              </w:divBdr>
            </w:div>
            <w:div w:id="1539199784">
              <w:marLeft w:val="0"/>
              <w:marRight w:val="0"/>
              <w:marTop w:val="0"/>
              <w:marBottom w:val="0"/>
              <w:divBdr>
                <w:top w:val="none" w:sz="0" w:space="0" w:color="auto"/>
                <w:left w:val="none" w:sz="0" w:space="0" w:color="auto"/>
                <w:bottom w:val="none" w:sz="0" w:space="0" w:color="auto"/>
                <w:right w:val="none" w:sz="0" w:space="0" w:color="auto"/>
              </w:divBdr>
            </w:div>
            <w:div w:id="1331175783">
              <w:marLeft w:val="0"/>
              <w:marRight w:val="0"/>
              <w:marTop w:val="0"/>
              <w:marBottom w:val="0"/>
              <w:divBdr>
                <w:top w:val="none" w:sz="0" w:space="0" w:color="auto"/>
                <w:left w:val="none" w:sz="0" w:space="0" w:color="auto"/>
                <w:bottom w:val="none" w:sz="0" w:space="0" w:color="auto"/>
                <w:right w:val="none" w:sz="0" w:space="0" w:color="auto"/>
              </w:divBdr>
            </w:div>
            <w:div w:id="1860660827">
              <w:marLeft w:val="0"/>
              <w:marRight w:val="0"/>
              <w:marTop w:val="0"/>
              <w:marBottom w:val="0"/>
              <w:divBdr>
                <w:top w:val="none" w:sz="0" w:space="0" w:color="auto"/>
                <w:left w:val="none" w:sz="0" w:space="0" w:color="auto"/>
                <w:bottom w:val="none" w:sz="0" w:space="0" w:color="auto"/>
                <w:right w:val="none" w:sz="0" w:space="0" w:color="auto"/>
              </w:divBdr>
            </w:div>
            <w:div w:id="983974110">
              <w:marLeft w:val="0"/>
              <w:marRight w:val="0"/>
              <w:marTop w:val="0"/>
              <w:marBottom w:val="0"/>
              <w:divBdr>
                <w:top w:val="none" w:sz="0" w:space="0" w:color="auto"/>
                <w:left w:val="none" w:sz="0" w:space="0" w:color="auto"/>
                <w:bottom w:val="none" w:sz="0" w:space="0" w:color="auto"/>
                <w:right w:val="none" w:sz="0" w:space="0" w:color="auto"/>
              </w:divBdr>
            </w:div>
            <w:div w:id="679435208">
              <w:marLeft w:val="0"/>
              <w:marRight w:val="0"/>
              <w:marTop w:val="0"/>
              <w:marBottom w:val="0"/>
              <w:divBdr>
                <w:top w:val="none" w:sz="0" w:space="0" w:color="auto"/>
                <w:left w:val="none" w:sz="0" w:space="0" w:color="auto"/>
                <w:bottom w:val="none" w:sz="0" w:space="0" w:color="auto"/>
                <w:right w:val="none" w:sz="0" w:space="0" w:color="auto"/>
              </w:divBdr>
            </w:div>
            <w:div w:id="492262134">
              <w:marLeft w:val="0"/>
              <w:marRight w:val="0"/>
              <w:marTop w:val="0"/>
              <w:marBottom w:val="0"/>
              <w:divBdr>
                <w:top w:val="none" w:sz="0" w:space="0" w:color="auto"/>
                <w:left w:val="none" w:sz="0" w:space="0" w:color="auto"/>
                <w:bottom w:val="none" w:sz="0" w:space="0" w:color="auto"/>
                <w:right w:val="none" w:sz="0" w:space="0" w:color="auto"/>
              </w:divBdr>
            </w:div>
            <w:div w:id="1485589438">
              <w:marLeft w:val="0"/>
              <w:marRight w:val="0"/>
              <w:marTop w:val="0"/>
              <w:marBottom w:val="0"/>
              <w:divBdr>
                <w:top w:val="none" w:sz="0" w:space="0" w:color="auto"/>
                <w:left w:val="none" w:sz="0" w:space="0" w:color="auto"/>
                <w:bottom w:val="none" w:sz="0" w:space="0" w:color="auto"/>
                <w:right w:val="none" w:sz="0" w:space="0" w:color="auto"/>
              </w:divBdr>
            </w:div>
            <w:div w:id="1356731254">
              <w:marLeft w:val="0"/>
              <w:marRight w:val="0"/>
              <w:marTop w:val="0"/>
              <w:marBottom w:val="0"/>
              <w:divBdr>
                <w:top w:val="none" w:sz="0" w:space="0" w:color="auto"/>
                <w:left w:val="none" w:sz="0" w:space="0" w:color="auto"/>
                <w:bottom w:val="none" w:sz="0" w:space="0" w:color="auto"/>
                <w:right w:val="none" w:sz="0" w:space="0" w:color="auto"/>
              </w:divBdr>
            </w:div>
            <w:div w:id="702444149">
              <w:marLeft w:val="0"/>
              <w:marRight w:val="0"/>
              <w:marTop w:val="0"/>
              <w:marBottom w:val="0"/>
              <w:divBdr>
                <w:top w:val="none" w:sz="0" w:space="0" w:color="auto"/>
                <w:left w:val="none" w:sz="0" w:space="0" w:color="auto"/>
                <w:bottom w:val="none" w:sz="0" w:space="0" w:color="auto"/>
                <w:right w:val="none" w:sz="0" w:space="0" w:color="auto"/>
              </w:divBdr>
            </w:div>
            <w:div w:id="453066340">
              <w:marLeft w:val="0"/>
              <w:marRight w:val="0"/>
              <w:marTop w:val="0"/>
              <w:marBottom w:val="0"/>
              <w:divBdr>
                <w:top w:val="none" w:sz="0" w:space="0" w:color="auto"/>
                <w:left w:val="none" w:sz="0" w:space="0" w:color="auto"/>
                <w:bottom w:val="none" w:sz="0" w:space="0" w:color="auto"/>
                <w:right w:val="none" w:sz="0" w:space="0" w:color="auto"/>
              </w:divBdr>
            </w:div>
            <w:div w:id="536697936">
              <w:marLeft w:val="0"/>
              <w:marRight w:val="0"/>
              <w:marTop w:val="0"/>
              <w:marBottom w:val="0"/>
              <w:divBdr>
                <w:top w:val="none" w:sz="0" w:space="0" w:color="auto"/>
                <w:left w:val="none" w:sz="0" w:space="0" w:color="auto"/>
                <w:bottom w:val="none" w:sz="0" w:space="0" w:color="auto"/>
                <w:right w:val="none" w:sz="0" w:space="0" w:color="auto"/>
              </w:divBdr>
            </w:div>
            <w:div w:id="298994753">
              <w:marLeft w:val="0"/>
              <w:marRight w:val="0"/>
              <w:marTop w:val="0"/>
              <w:marBottom w:val="0"/>
              <w:divBdr>
                <w:top w:val="none" w:sz="0" w:space="0" w:color="auto"/>
                <w:left w:val="none" w:sz="0" w:space="0" w:color="auto"/>
                <w:bottom w:val="none" w:sz="0" w:space="0" w:color="auto"/>
                <w:right w:val="none" w:sz="0" w:space="0" w:color="auto"/>
              </w:divBdr>
            </w:div>
            <w:div w:id="1914965558">
              <w:marLeft w:val="0"/>
              <w:marRight w:val="0"/>
              <w:marTop w:val="0"/>
              <w:marBottom w:val="0"/>
              <w:divBdr>
                <w:top w:val="none" w:sz="0" w:space="0" w:color="auto"/>
                <w:left w:val="none" w:sz="0" w:space="0" w:color="auto"/>
                <w:bottom w:val="none" w:sz="0" w:space="0" w:color="auto"/>
                <w:right w:val="none" w:sz="0" w:space="0" w:color="auto"/>
              </w:divBdr>
            </w:div>
            <w:div w:id="1288312247">
              <w:marLeft w:val="0"/>
              <w:marRight w:val="0"/>
              <w:marTop w:val="0"/>
              <w:marBottom w:val="0"/>
              <w:divBdr>
                <w:top w:val="none" w:sz="0" w:space="0" w:color="auto"/>
                <w:left w:val="none" w:sz="0" w:space="0" w:color="auto"/>
                <w:bottom w:val="none" w:sz="0" w:space="0" w:color="auto"/>
                <w:right w:val="none" w:sz="0" w:space="0" w:color="auto"/>
              </w:divBdr>
            </w:div>
            <w:div w:id="2297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99756">
      <w:bodyDiv w:val="1"/>
      <w:marLeft w:val="0"/>
      <w:marRight w:val="0"/>
      <w:marTop w:val="0"/>
      <w:marBottom w:val="0"/>
      <w:divBdr>
        <w:top w:val="none" w:sz="0" w:space="0" w:color="auto"/>
        <w:left w:val="none" w:sz="0" w:space="0" w:color="auto"/>
        <w:bottom w:val="none" w:sz="0" w:space="0" w:color="auto"/>
        <w:right w:val="none" w:sz="0" w:space="0" w:color="auto"/>
      </w:divBdr>
      <w:divsChild>
        <w:div w:id="2032800233">
          <w:marLeft w:val="0"/>
          <w:marRight w:val="0"/>
          <w:marTop w:val="0"/>
          <w:marBottom w:val="0"/>
          <w:divBdr>
            <w:top w:val="none" w:sz="0" w:space="0" w:color="auto"/>
            <w:left w:val="none" w:sz="0" w:space="0" w:color="auto"/>
            <w:bottom w:val="none" w:sz="0" w:space="0" w:color="auto"/>
            <w:right w:val="none" w:sz="0" w:space="0" w:color="auto"/>
          </w:divBdr>
          <w:divsChild>
            <w:div w:id="1774321841">
              <w:marLeft w:val="0"/>
              <w:marRight w:val="0"/>
              <w:marTop w:val="0"/>
              <w:marBottom w:val="0"/>
              <w:divBdr>
                <w:top w:val="none" w:sz="0" w:space="0" w:color="auto"/>
                <w:left w:val="none" w:sz="0" w:space="0" w:color="auto"/>
                <w:bottom w:val="none" w:sz="0" w:space="0" w:color="auto"/>
                <w:right w:val="none" w:sz="0" w:space="0" w:color="auto"/>
              </w:divBdr>
            </w:div>
            <w:div w:id="93790714">
              <w:marLeft w:val="0"/>
              <w:marRight w:val="0"/>
              <w:marTop w:val="0"/>
              <w:marBottom w:val="0"/>
              <w:divBdr>
                <w:top w:val="none" w:sz="0" w:space="0" w:color="auto"/>
                <w:left w:val="none" w:sz="0" w:space="0" w:color="auto"/>
                <w:bottom w:val="none" w:sz="0" w:space="0" w:color="auto"/>
                <w:right w:val="none" w:sz="0" w:space="0" w:color="auto"/>
              </w:divBdr>
            </w:div>
            <w:div w:id="2035618868">
              <w:marLeft w:val="0"/>
              <w:marRight w:val="0"/>
              <w:marTop w:val="0"/>
              <w:marBottom w:val="0"/>
              <w:divBdr>
                <w:top w:val="none" w:sz="0" w:space="0" w:color="auto"/>
                <w:left w:val="none" w:sz="0" w:space="0" w:color="auto"/>
                <w:bottom w:val="none" w:sz="0" w:space="0" w:color="auto"/>
                <w:right w:val="none" w:sz="0" w:space="0" w:color="auto"/>
              </w:divBdr>
            </w:div>
            <w:div w:id="415442506">
              <w:marLeft w:val="0"/>
              <w:marRight w:val="0"/>
              <w:marTop w:val="0"/>
              <w:marBottom w:val="0"/>
              <w:divBdr>
                <w:top w:val="none" w:sz="0" w:space="0" w:color="auto"/>
                <w:left w:val="none" w:sz="0" w:space="0" w:color="auto"/>
                <w:bottom w:val="none" w:sz="0" w:space="0" w:color="auto"/>
                <w:right w:val="none" w:sz="0" w:space="0" w:color="auto"/>
              </w:divBdr>
            </w:div>
            <w:div w:id="2051419215">
              <w:marLeft w:val="0"/>
              <w:marRight w:val="0"/>
              <w:marTop w:val="0"/>
              <w:marBottom w:val="0"/>
              <w:divBdr>
                <w:top w:val="none" w:sz="0" w:space="0" w:color="auto"/>
                <w:left w:val="none" w:sz="0" w:space="0" w:color="auto"/>
                <w:bottom w:val="none" w:sz="0" w:space="0" w:color="auto"/>
                <w:right w:val="none" w:sz="0" w:space="0" w:color="auto"/>
              </w:divBdr>
            </w:div>
            <w:div w:id="1756587448">
              <w:marLeft w:val="0"/>
              <w:marRight w:val="0"/>
              <w:marTop w:val="0"/>
              <w:marBottom w:val="0"/>
              <w:divBdr>
                <w:top w:val="none" w:sz="0" w:space="0" w:color="auto"/>
                <w:left w:val="none" w:sz="0" w:space="0" w:color="auto"/>
                <w:bottom w:val="none" w:sz="0" w:space="0" w:color="auto"/>
                <w:right w:val="none" w:sz="0" w:space="0" w:color="auto"/>
              </w:divBdr>
            </w:div>
            <w:div w:id="1708724624">
              <w:marLeft w:val="0"/>
              <w:marRight w:val="0"/>
              <w:marTop w:val="0"/>
              <w:marBottom w:val="0"/>
              <w:divBdr>
                <w:top w:val="none" w:sz="0" w:space="0" w:color="auto"/>
                <w:left w:val="none" w:sz="0" w:space="0" w:color="auto"/>
                <w:bottom w:val="none" w:sz="0" w:space="0" w:color="auto"/>
                <w:right w:val="none" w:sz="0" w:space="0" w:color="auto"/>
              </w:divBdr>
            </w:div>
            <w:div w:id="1022635076">
              <w:marLeft w:val="0"/>
              <w:marRight w:val="0"/>
              <w:marTop w:val="0"/>
              <w:marBottom w:val="0"/>
              <w:divBdr>
                <w:top w:val="none" w:sz="0" w:space="0" w:color="auto"/>
                <w:left w:val="none" w:sz="0" w:space="0" w:color="auto"/>
                <w:bottom w:val="none" w:sz="0" w:space="0" w:color="auto"/>
                <w:right w:val="none" w:sz="0" w:space="0" w:color="auto"/>
              </w:divBdr>
            </w:div>
            <w:div w:id="866522225">
              <w:marLeft w:val="0"/>
              <w:marRight w:val="0"/>
              <w:marTop w:val="0"/>
              <w:marBottom w:val="0"/>
              <w:divBdr>
                <w:top w:val="none" w:sz="0" w:space="0" w:color="auto"/>
                <w:left w:val="none" w:sz="0" w:space="0" w:color="auto"/>
                <w:bottom w:val="none" w:sz="0" w:space="0" w:color="auto"/>
                <w:right w:val="none" w:sz="0" w:space="0" w:color="auto"/>
              </w:divBdr>
            </w:div>
            <w:div w:id="1147547090">
              <w:marLeft w:val="0"/>
              <w:marRight w:val="0"/>
              <w:marTop w:val="0"/>
              <w:marBottom w:val="0"/>
              <w:divBdr>
                <w:top w:val="none" w:sz="0" w:space="0" w:color="auto"/>
                <w:left w:val="none" w:sz="0" w:space="0" w:color="auto"/>
                <w:bottom w:val="none" w:sz="0" w:space="0" w:color="auto"/>
                <w:right w:val="none" w:sz="0" w:space="0" w:color="auto"/>
              </w:divBdr>
            </w:div>
            <w:div w:id="1822888967">
              <w:marLeft w:val="0"/>
              <w:marRight w:val="0"/>
              <w:marTop w:val="0"/>
              <w:marBottom w:val="0"/>
              <w:divBdr>
                <w:top w:val="none" w:sz="0" w:space="0" w:color="auto"/>
                <w:left w:val="none" w:sz="0" w:space="0" w:color="auto"/>
                <w:bottom w:val="none" w:sz="0" w:space="0" w:color="auto"/>
                <w:right w:val="none" w:sz="0" w:space="0" w:color="auto"/>
              </w:divBdr>
            </w:div>
            <w:div w:id="1701979303">
              <w:marLeft w:val="0"/>
              <w:marRight w:val="0"/>
              <w:marTop w:val="0"/>
              <w:marBottom w:val="0"/>
              <w:divBdr>
                <w:top w:val="none" w:sz="0" w:space="0" w:color="auto"/>
                <w:left w:val="none" w:sz="0" w:space="0" w:color="auto"/>
                <w:bottom w:val="none" w:sz="0" w:space="0" w:color="auto"/>
                <w:right w:val="none" w:sz="0" w:space="0" w:color="auto"/>
              </w:divBdr>
            </w:div>
            <w:div w:id="776830859">
              <w:marLeft w:val="0"/>
              <w:marRight w:val="0"/>
              <w:marTop w:val="0"/>
              <w:marBottom w:val="0"/>
              <w:divBdr>
                <w:top w:val="none" w:sz="0" w:space="0" w:color="auto"/>
                <w:left w:val="none" w:sz="0" w:space="0" w:color="auto"/>
                <w:bottom w:val="none" w:sz="0" w:space="0" w:color="auto"/>
                <w:right w:val="none" w:sz="0" w:space="0" w:color="auto"/>
              </w:divBdr>
            </w:div>
            <w:div w:id="880628390">
              <w:marLeft w:val="0"/>
              <w:marRight w:val="0"/>
              <w:marTop w:val="0"/>
              <w:marBottom w:val="0"/>
              <w:divBdr>
                <w:top w:val="none" w:sz="0" w:space="0" w:color="auto"/>
                <w:left w:val="none" w:sz="0" w:space="0" w:color="auto"/>
                <w:bottom w:val="none" w:sz="0" w:space="0" w:color="auto"/>
                <w:right w:val="none" w:sz="0" w:space="0" w:color="auto"/>
              </w:divBdr>
            </w:div>
            <w:div w:id="1389840642">
              <w:marLeft w:val="0"/>
              <w:marRight w:val="0"/>
              <w:marTop w:val="0"/>
              <w:marBottom w:val="0"/>
              <w:divBdr>
                <w:top w:val="none" w:sz="0" w:space="0" w:color="auto"/>
                <w:left w:val="none" w:sz="0" w:space="0" w:color="auto"/>
                <w:bottom w:val="none" w:sz="0" w:space="0" w:color="auto"/>
                <w:right w:val="none" w:sz="0" w:space="0" w:color="auto"/>
              </w:divBdr>
            </w:div>
            <w:div w:id="1586263210">
              <w:marLeft w:val="0"/>
              <w:marRight w:val="0"/>
              <w:marTop w:val="0"/>
              <w:marBottom w:val="0"/>
              <w:divBdr>
                <w:top w:val="none" w:sz="0" w:space="0" w:color="auto"/>
                <w:left w:val="none" w:sz="0" w:space="0" w:color="auto"/>
                <w:bottom w:val="none" w:sz="0" w:space="0" w:color="auto"/>
                <w:right w:val="none" w:sz="0" w:space="0" w:color="auto"/>
              </w:divBdr>
            </w:div>
            <w:div w:id="1426268987">
              <w:marLeft w:val="0"/>
              <w:marRight w:val="0"/>
              <w:marTop w:val="0"/>
              <w:marBottom w:val="0"/>
              <w:divBdr>
                <w:top w:val="none" w:sz="0" w:space="0" w:color="auto"/>
                <w:left w:val="none" w:sz="0" w:space="0" w:color="auto"/>
                <w:bottom w:val="none" w:sz="0" w:space="0" w:color="auto"/>
                <w:right w:val="none" w:sz="0" w:space="0" w:color="auto"/>
              </w:divBdr>
            </w:div>
            <w:div w:id="830290605">
              <w:marLeft w:val="0"/>
              <w:marRight w:val="0"/>
              <w:marTop w:val="0"/>
              <w:marBottom w:val="0"/>
              <w:divBdr>
                <w:top w:val="none" w:sz="0" w:space="0" w:color="auto"/>
                <w:left w:val="none" w:sz="0" w:space="0" w:color="auto"/>
                <w:bottom w:val="none" w:sz="0" w:space="0" w:color="auto"/>
                <w:right w:val="none" w:sz="0" w:space="0" w:color="auto"/>
              </w:divBdr>
            </w:div>
            <w:div w:id="517474254">
              <w:marLeft w:val="0"/>
              <w:marRight w:val="0"/>
              <w:marTop w:val="0"/>
              <w:marBottom w:val="0"/>
              <w:divBdr>
                <w:top w:val="none" w:sz="0" w:space="0" w:color="auto"/>
                <w:left w:val="none" w:sz="0" w:space="0" w:color="auto"/>
                <w:bottom w:val="none" w:sz="0" w:space="0" w:color="auto"/>
                <w:right w:val="none" w:sz="0" w:space="0" w:color="auto"/>
              </w:divBdr>
            </w:div>
            <w:div w:id="1949696942">
              <w:marLeft w:val="0"/>
              <w:marRight w:val="0"/>
              <w:marTop w:val="0"/>
              <w:marBottom w:val="0"/>
              <w:divBdr>
                <w:top w:val="none" w:sz="0" w:space="0" w:color="auto"/>
                <w:left w:val="none" w:sz="0" w:space="0" w:color="auto"/>
                <w:bottom w:val="none" w:sz="0" w:space="0" w:color="auto"/>
                <w:right w:val="none" w:sz="0" w:space="0" w:color="auto"/>
              </w:divBdr>
            </w:div>
            <w:div w:id="831719080">
              <w:marLeft w:val="0"/>
              <w:marRight w:val="0"/>
              <w:marTop w:val="0"/>
              <w:marBottom w:val="0"/>
              <w:divBdr>
                <w:top w:val="none" w:sz="0" w:space="0" w:color="auto"/>
                <w:left w:val="none" w:sz="0" w:space="0" w:color="auto"/>
                <w:bottom w:val="none" w:sz="0" w:space="0" w:color="auto"/>
                <w:right w:val="none" w:sz="0" w:space="0" w:color="auto"/>
              </w:divBdr>
            </w:div>
            <w:div w:id="1875073807">
              <w:marLeft w:val="0"/>
              <w:marRight w:val="0"/>
              <w:marTop w:val="0"/>
              <w:marBottom w:val="0"/>
              <w:divBdr>
                <w:top w:val="none" w:sz="0" w:space="0" w:color="auto"/>
                <w:left w:val="none" w:sz="0" w:space="0" w:color="auto"/>
                <w:bottom w:val="none" w:sz="0" w:space="0" w:color="auto"/>
                <w:right w:val="none" w:sz="0" w:space="0" w:color="auto"/>
              </w:divBdr>
            </w:div>
            <w:div w:id="172244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0170">
      <w:bodyDiv w:val="1"/>
      <w:marLeft w:val="0"/>
      <w:marRight w:val="0"/>
      <w:marTop w:val="0"/>
      <w:marBottom w:val="0"/>
      <w:divBdr>
        <w:top w:val="none" w:sz="0" w:space="0" w:color="auto"/>
        <w:left w:val="none" w:sz="0" w:space="0" w:color="auto"/>
        <w:bottom w:val="none" w:sz="0" w:space="0" w:color="auto"/>
        <w:right w:val="none" w:sz="0" w:space="0" w:color="auto"/>
      </w:divBdr>
      <w:divsChild>
        <w:div w:id="607928479">
          <w:marLeft w:val="0"/>
          <w:marRight w:val="0"/>
          <w:marTop w:val="0"/>
          <w:marBottom w:val="0"/>
          <w:divBdr>
            <w:top w:val="none" w:sz="0" w:space="0" w:color="auto"/>
            <w:left w:val="none" w:sz="0" w:space="0" w:color="auto"/>
            <w:bottom w:val="none" w:sz="0" w:space="0" w:color="auto"/>
            <w:right w:val="none" w:sz="0" w:space="0" w:color="auto"/>
          </w:divBdr>
          <w:divsChild>
            <w:div w:id="1755589360">
              <w:marLeft w:val="0"/>
              <w:marRight w:val="0"/>
              <w:marTop w:val="0"/>
              <w:marBottom w:val="0"/>
              <w:divBdr>
                <w:top w:val="none" w:sz="0" w:space="0" w:color="auto"/>
                <w:left w:val="none" w:sz="0" w:space="0" w:color="auto"/>
                <w:bottom w:val="none" w:sz="0" w:space="0" w:color="auto"/>
                <w:right w:val="none" w:sz="0" w:space="0" w:color="auto"/>
              </w:divBdr>
            </w:div>
            <w:div w:id="1534421890">
              <w:marLeft w:val="0"/>
              <w:marRight w:val="0"/>
              <w:marTop w:val="0"/>
              <w:marBottom w:val="0"/>
              <w:divBdr>
                <w:top w:val="none" w:sz="0" w:space="0" w:color="auto"/>
                <w:left w:val="none" w:sz="0" w:space="0" w:color="auto"/>
                <w:bottom w:val="none" w:sz="0" w:space="0" w:color="auto"/>
                <w:right w:val="none" w:sz="0" w:space="0" w:color="auto"/>
              </w:divBdr>
            </w:div>
            <w:div w:id="1990819298">
              <w:marLeft w:val="0"/>
              <w:marRight w:val="0"/>
              <w:marTop w:val="0"/>
              <w:marBottom w:val="0"/>
              <w:divBdr>
                <w:top w:val="none" w:sz="0" w:space="0" w:color="auto"/>
                <w:left w:val="none" w:sz="0" w:space="0" w:color="auto"/>
                <w:bottom w:val="none" w:sz="0" w:space="0" w:color="auto"/>
                <w:right w:val="none" w:sz="0" w:space="0" w:color="auto"/>
              </w:divBdr>
            </w:div>
            <w:div w:id="2136560094">
              <w:marLeft w:val="0"/>
              <w:marRight w:val="0"/>
              <w:marTop w:val="0"/>
              <w:marBottom w:val="0"/>
              <w:divBdr>
                <w:top w:val="none" w:sz="0" w:space="0" w:color="auto"/>
                <w:left w:val="none" w:sz="0" w:space="0" w:color="auto"/>
                <w:bottom w:val="none" w:sz="0" w:space="0" w:color="auto"/>
                <w:right w:val="none" w:sz="0" w:space="0" w:color="auto"/>
              </w:divBdr>
            </w:div>
            <w:div w:id="1130979979">
              <w:marLeft w:val="0"/>
              <w:marRight w:val="0"/>
              <w:marTop w:val="0"/>
              <w:marBottom w:val="0"/>
              <w:divBdr>
                <w:top w:val="none" w:sz="0" w:space="0" w:color="auto"/>
                <w:left w:val="none" w:sz="0" w:space="0" w:color="auto"/>
                <w:bottom w:val="none" w:sz="0" w:space="0" w:color="auto"/>
                <w:right w:val="none" w:sz="0" w:space="0" w:color="auto"/>
              </w:divBdr>
            </w:div>
            <w:div w:id="594215345">
              <w:marLeft w:val="0"/>
              <w:marRight w:val="0"/>
              <w:marTop w:val="0"/>
              <w:marBottom w:val="0"/>
              <w:divBdr>
                <w:top w:val="none" w:sz="0" w:space="0" w:color="auto"/>
                <w:left w:val="none" w:sz="0" w:space="0" w:color="auto"/>
                <w:bottom w:val="none" w:sz="0" w:space="0" w:color="auto"/>
                <w:right w:val="none" w:sz="0" w:space="0" w:color="auto"/>
              </w:divBdr>
            </w:div>
            <w:div w:id="1702515168">
              <w:marLeft w:val="0"/>
              <w:marRight w:val="0"/>
              <w:marTop w:val="0"/>
              <w:marBottom w:val="0"/>
              <w:divBdr>
                <w:top w:val="none" w:sz="0" w:space="0" w:color="auto"/>
                <w:left w:val="none" w:sz="0" w:space="0" w:color="auto"/>
                <w:bottom w:val="none" w:sz="0" w:space="0" w:color="auto"/>
                <w:right w:val="none" w:sz="0" w:space="0" w:color="auto"/>
              </w:divBdr>
            </w:div>
            <w:div w:id="73794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7581">
      <w:bodyDiv w:val="1"/>
      <w:marLeft w:val="0"/>
      <w:marRight w:val="0"/>
      <w:marTop w:val="0"/>
      <w:marBottom w:val="0"/>
      <w:divBdr>
        <w:top w:val="none" w:sz="0" w:space="0" w:color="auto"/>
        <w:left w:val="none" w:sz="0" w:space="0" w:color="auto"/>
        <w:bottom w:val="none" w:sz="0" w:space="0" w:color="auto"/>
        <w:right w:val="none" w:sz="0" w:space="0" w:color="auto"/>
      </w:divBdr>
      <w:divsChild>
        <w:div w:id="1074428314">
          <w:marLeft w:val="0"/>
          <w:marRight w:val="0"/>
          <w:marTop w:val="0"/>
          <w:marBottom w:val="0"/>
          <w:divBdr>
            <w:top w:val="none" w:sz="0" w:space="0" w:color="auto"/>
            <w:left w:val="none" w:sz="0" w:space="0" w:color="auto"/>
            <w:bottom w:val="none" w:sz="0" w:space="0" w:color="auto"/>
            <w:right w:val="none" w:sz="0" w:space="0" w:color="auto"/>
          </w:divBdr>
          <w:divsChild>
            <w:div w:id="2129615423">
              <w:marLeft w:val="0"/>
              <w:marRight w:val="0"/>
              <w:marTop w:val="0"/>
              <w:marBottom w:val="0"/>
              <w:divBdr>
                <w:top w:val="none" w:sz="0" w:space="0" w:color="auto"/>
                <w:left w:val="none" w:sz="0" w:space="0" w:color="auto"/>
                <w:bottom w:val="none" w:sz="0" w:space="0" w:color="auto"/>
                <w:right w:val="none" w:sz="0" w:space="0" w:color="auto"/>
              </w:divBdr>
            </w:div>
            <w:div w:id="908349461">
              <w:marLeft w:val="0"/>
              <w:marRight w:val="0"/>
              <w:marTop w:val="0"/>
              <w:marBottom w:val="0"/>
              <w:divBdr>
                <w:top w:val="none" w:sz="0" w:space="0" w:color="auto"/>
                <w:left w:val="none" w:sz="0" w:space="0" w:color="auto"/>
                <w:bottom w:val="none" w:sz="0" w:space="0" w:color="auto"/>
                <w:right w:val="none" w:sz="0" w:space="0" w:color="auto"/>
              </w:divBdr>
            </w:div>
            <w:div w:id="1644430681">
              <w:marLeft w:val="0"/>
              <w:marRight w:val="0"/>
              <w:marTop w:val="0"/>
              <w:marBottom w:val="0"/>
              <w:divBdr>
                <w:top w:val="none" w:sz="0" w:space="0" w:color="auto"/>
                <w:left w:val="none" w:sz="0" w:space="0" w:color="auto"/>
                <w:bottom w:val="none" w:sz="0" w:space="0" w:color="auto"/>
                <w:right w:val="none" w:sz="0" w:space="0" w:color="auto"/>
              </w:divBdr>
            </w:div>
            <w:div w:id="1067459537">
              <w:marLeft w:val="0"/>
              <w:marRight w:val="0"/>
              <w:marTop w:val="0"/>
              <w:marBottom w:val="0"/>
              <w:divBdr>
                <w:top w:val="none" w:sz="0" w:space="0" w:color="auto"/>
                <w:left w:val="none" w:sz="0" w:space="0" w:color="auto"/>
                <w:bottom w:val="none" w:sz="0" w:space="0" w:color="auto"/>
                <w:right w:val="none" w:sz="0" w:space="0" w:color="auto"/>
              </w:divBdr>
            </w:div>
            <w:div w:id="411895003">
              <w:marLeft w:val="0"/>
              <w:marRight w:val="0"/>
              <w:marTop w:val="0"/>
              <w:marBottom w:val="0"/>
              <w:divBdr>
                <w:top w:val="none" w:sz="0" w:space="0" w:color="auto"/>
                <w:left w:val="none" w:sz="0" w:space="0" w:color="auto"/>
                <w:bottom w:val="none" w:sz="0" w:space="0" w:color="auto"/>
                <w:right w:val="none" w:sz="0" w:space="0" w:color="auto"/>
              </w:divBdr>
            </w:div>
            <w:div w:id="1397586803">
              <w:marLeft w:val="0"/>
              <w:marRight w:val="0"/>
              <w:marTop w:val="0"/>
              <w:marBottom w:val="0"/>
              <w:divBdr>
                <w:top w:val="none" w:sz="0" w:space="0" w:color="auto"/>
                <w:left w:val="none" w:sz="0" w:space="0" w:color="auto"/>
                <w:bottom w:val="none" w:sz="0" w:space="0" w:color="auto"/>
                <w:right w:val="none" w:sz="0" w:space="0" w:color="auto"/>
              </w:divBdr>
            </w:div>
            <w:div w:id="705957401">
              <w:marLeft w:val="0"/>
              <w:marRight w:val="0"/>
              <w:marTop w:val="0"/>
              <w:marBottom w:val="0"/>
              <w:divBdr>
                <w:top w:val="none" w:sz="0" w:space="0" w:color="auto"/>
                <w:left w:val="none" w:sz="0" w:space="0" w:color="auto"/>
                <w:bottom w:val="none" w:sz="0" w:space="0" w:color="auto"/>
                <w:right w:val="none" w:sz="0" w:space="0" w:color="auto"/>
              </w:divBdr>
            </w:div>
            <w:div w:id="1808468775">
              <w:marLeft w:val="0"/>
              <w:marRight w:val="0"/>
              <w:marTop w:val="0"/>
              <w:marBottom w:val="0"/>
              <w:divBdr>
                <w:top w:val="none" w:sz="0" w:space="0" w:color="auto"/>
                <w:left w:val="none" w:sz="0" w:space="0" w:color="auto"/>
                <w:bottom w:val="none" w:sz="0" w:space="0" w:color="auto"/>
                <w:right w:val="none" w:sz="0" w:space="0" w:color="auto"/>
              </w:divBdr>
            </w:div>
            <w:div w:id="1522428804">
              <w:marLeft w:val="0"/>
              <w:marRight w:val="0"/>
              <w:marTop w:val="0"/>
              <w:marBottom w:val="0"/>
              <w:divBdr>
                <w:top w:val="none" w:sz="0" w:space="0" w:color="auto"/>
                <w:left w:val="none" w:sz="0" w:space="0" w:color="auto"/>
                <w:bottom w:val="none" w:sz="0" w:space="0" w:color="auto"/>
                <w:right w:val="none" w:sz="0" w:space="0" w:color="auto"/>
              </w:divBdr>
            </w:div>
            <w:div w:id="1532182019">
              <w:marLeft w:val="0"/>
              <w:marRight w:val="0"/>
              <w:marTop w:val="0"/>
              <w:marBottom w:val="0"/>
              <w:divBdr>
                <w:top w:val="none" w:sz="0" w:space="0" w:color="auto"/>
                <w:left w:val="none" w:sz="0" w:space="0" w:color="auto"/>
                <w:bottom w:val="none" w:sz="0" w:space="0" w:color="auto"/>
                <w:right w:val="none" w:sz="0" w:space="0" w:color="auto"/>
              </w:divBdr>
            </w:div>
            <w:div w:id="563413408">
              <w:marLeft w:val="0"/>
              <w:marRight w:val="0"/>
              <w:marTop w:val="0"/>
              <w:marBottom w:val="0"/>
              <w:divBdr>
                <w:top w:val="none" w:sz="0" w:space="0" w:color="auto"/>
                <w:left w:val="none" w:sz="0" w:space="0" w:color="auto"/>
                <w:bottom w:val="none" w:sz="0" w:space="0" w:color="auto"/>
                <w:right w:val="none" w:sz="0" w:space="0" w:color="auto"/>
              </w:divBdr>
            </w:div>
            <w:div w:id="1833837168">
              <w:marLeft w:val="0"/>
              <w:marRight w:val="0"/>
              <w:marTop w:val="0"/>
              <w:marBottom w:val="0"/>
              <w:divBdr>
                <w:top w:val="none" w:sz="0" w:space="0" w:color="auto"/>
                <w:left w:val="none" w:sz="0" w:space="0" w:color="auto"/>
                <w:bottom w:val="none" w:sz="0" w:space="0" w:color="auto"/>
                <w:right w:val="none" w:sz="0" w:space="0" w:color="auto"/>
              </w:divBdr>
            </w:div>
            <w:div w:id="1204559690">
              <w:marLeft w:val="0"/>
              <w:marRight w:val="0"/>
              <w:marTop w:val="0"/>
              <w:marBottom w:val="0"/>
              <w:divBdr>
                <w:top w:val="none" w:sz="0" w:space="0" w:color="auto"/>
                <w:left w:val="none" w:sz="0" w:space="0" w:color="auto"/>
                <w:bottom w:val="none" w:sz="0" w:space="0" w:color="auto"/>
                <w:right w:val="none" w:sz="0" w:space="0" w:color="auto"/>
              </w:divBdr>
            </w:div>
            <w:div w:id="1906722142">
              <w:marLeft w:val="0"/>
              <w:marRight w:val="0"/>
              <w:marTop w:val="0"/>
              <w:marBottom w:val="0"/>
              <w:divBdr>
                <w:top w:val="none" w:sz="0" w:space="0" w:color="auto"/>
                <w:left w:val="none" w:sz="0" w:space="0" w:color="auto"/>
                <w:bottom w:val="none" w:sz="0" w:space="0" w:color="auto"/>
                <w:right w:val="none" w:sz="0" w:space="0" w:color="auto"/>
              </w:divBdr>
            </w:div>
            <w:div w:id="904680801">
              <w:marLeft w:val="0"/>
              <w:marRight w:val="0"/>
              <w:marTop w:val="0"/>
              <w:marBottom w:val="0"/>
              <w:divBdr>
                <w:top w:val="none" w:sz="0" w:space="0" w:color="auto"/>
                <w:left w:val="none" w:sz="0" w:space="0" w:color="auto"/>
                <w:bottom w:val="none" w:sz="0" w:space="0" w:color="auto"/>
                <w:right w:val="none" w:sz="0" w:space="0" w:color="auto"/>
              </w:divBdr>
            </w:div>
            <w:div w:id="201135963">
              <w:marLeft w:val="0"/>
              <w:marRight w:val="0"/>
              <w:marTop w:val="0"/>
              <w:marBottom w:val="0"/>
              <w:divBdr>
                <w:top w:val="none" w:sz="0" w:space="0" w:color="auto"/>
                <w:left w:val="none" w:sz="0" w:space="0" w:color="auto"/>
                <w:bottom w:val="none" w:sz="0" w:space="0" w:color="auto"/>
                <w:right w:val="none" w:sz="0" w:space="0" w:color="auto"/>
              </w:divBdr>
            </w:div>
            <w:div w:id="405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4959">
      <w:bodyDiv w:val="1"/>
      <w:marLeft w:val="0"/>
      <w:marRight w:val="0"/>
      <w:marTop w:val="0"/>
      <w:marBottom w:val="0"/>
      <w:divBdr>
        <w:top w:val="none" w:sz="0" w:space="0" w:color="auto"/>
        <w:left w:val="none" w:sz="0" w:space="0" w:color="auto"/>
        <w:bottom w:val="none" w:sz="0" w:space="0" w:color="auto"/>
        <w:right w:val="none" w:sz="0" w:space="0" w:color="auto"/>
      </w:divBdr>
      <w:divsChild>
        <w:div w:id="885796666">
          <w:marLeft w:val="0"/>
          <w:marRight w:val="0"/>
          <w:marTop w:val="0"/>
          <w:marBottom w:val="0"/>
          <w:divBdr>
            <w:top w:val="none" w:sz="0" w:space="0" w:color="auto"/>
            <w:left w:val="none" w:sz="0" w:space="0" w:color="auto"/>
            <w:bottom w:val="none" w:sz="0" w:space="0" w:color="auto"/>
            <w:right w:val="none" w:sz="0" w:space="0" w:color="auto"/>
          </w:divBdr>
          <w:divsChild>
            <w:div w:id="1007755783">
              <w:marLeft w:val="0"/>
              <w:marRight w:val="0"/>
              <w:marTop w:val="0"/>
              <w:marBottom w:val="0"/>
              <w:divBdr>
                <w:top w:val="none" w:sz="0" w:space="0" w:color="auto"/>
                <w:left w:val="none" w:sz="0" w:space="0" w:color="auto"/>
                <w:bottom w:val="none" w:sz="0" w:space="0" w:color="auto"/>
                <w:right w:val="none" w:sz="0" w:space="0" w:color="auto"/>
              </w:divBdr>
            </w:div>
            <w:div w:id="25374806">
              <w:marLeft w:val="0"/>
              <w:marRight w:val="0"/>
              <w:marTop w:val="0"/>
              <w:marBottom w:val="0"/>
              <w:divBdr>
                <w:top w:val="none" w:sz="0" w:space="0" w:color="auto"/>
                <w:left w:val="none" w:sz="0" w:space="0" w:color="auto"/>
                <w:bottom w:val="none" w:sz="0" w:space="0" w:color="auto"/>
                <w:right w:val="none" w:sz="0" w:space="0" w:color="auto"/>
              </w:divBdr>
            </w:div>
            <w:div w:id="1906794684">
              <w:marLeft w:val="0"/>
              <w:marRight w:val="0"/>
              <w:marTop w:val="0"/>
              <w:marBottom w:val="0"/>
              <w:divBdr>
                <w:top w:val="none" w:sz="0" w:space="0" w:color="auto"/>
                <w:left w:val="none" w:sz="0" w:space="0" w:color="auto"/>
                <w:bottom w:val="none" w:sz="0" w:space="0" w:color="auto"/>
                <w:right w:val="none" w:sz="0" w:space="0" w:color="auto"/>
              </w:divBdr>
            </w:div>
            <w:div w:id="693309328">
              <w:marLeft w:val="0"/>
              <w:marRight w:val="0"/>
              <w:marTop w:val="0"/>
              <w:marBottom w:val="0"/>
              <w:divBdr>
                <w:top w:val="none" w:sz="0" w:space="0" w:color="auto"/>
                <w:left w:val="none" w:sz="0" w:space="0" w:color="auto"/>
                <w:bottom w:val="none" w:sz="0" w:space="0" w:color="auto"/>
                <w:right w:val="none" w:sz="0" w:space="0" w:color="auto"/>
              </w:divBdr>
            </w:div>
            <w:div w:id="639772884">
              <w:marLeft w:val="0"/>
              <w:marRight w:val="0"/>
              <w:marTop w:val="0"/>
              <w:marBottom w:val="0"/>
              <w:divBdr>
                <w:top w:val="none" w:sz="0" w:space="0" w:color="auto"/>
                <w:left w:val="none" w:sz="0" w:space="0" w:color="auto"/>
                <w:bottom w:val="none" w:sz="0" w:space="0" w:color="auto"/>
                <w:right w:val="none" w:sz="0" w:space="0" w:color="auto"/>
              </w:divBdr>
            </w:div>
            <w:div w:id="1909071984">
              <w:marLeft w:val="0"/>
              <w:marRight w:val="0"/>
              <w:marTop w:val="0"/>
              <w:marBottom w:val="0"/>
              <w:divBdr>
                <w:top w:val="none" w:sz="0" w:space="0" w:color="auto"/>
                <w:left w:val="none" w:sz="0" w:space="0" w:color="auto"/>
                <w:bottom w:val="none" w:sz="0" w:space="0" w:color="auto"/>
                <w:right w:val="none" w:sz="0" w:space="0" w:color="auto"/>
              </w:divBdr>
            </w:div>
            <w:div w:id="105080991">
              <w:marLeft w:val="0"/>
              <w:marRight w:val="0"/>
              <w:marTop w:val="0"/>
              <w:marBottom w:val="0"/>
              <w:divBdr>
                <w:top w:val="none" w:sz="0" w:space="0" w:color="auto"/>
                <w:left w:val="none" w:sz="0" w:space="0" w:color="auto"/>
                <w:bottom w:val="none" w:sz="0" w:space="0" w:color="auto"/>
                <w:right w:val="none" w:sz="0" w:space="0" w:color="auto"/>
              </w:divBdr>
            </w:div>
            <w:div w:id="1025593269">
              <w:marLeft w:val="0"/>
              <w:marRight w:val="0"/>
              <w:marTop w:val="0"/>
              <w:marBottom w:val="0"/>
              <w:divBdr>
                <w:top w:val="none" w:sz="0" w:space="0" w:color="auto"/>
                <w:left w:val="none" w:sz="0" w:space="0" w:color="auto"/>
                <w:bottom w:val="none" w:sz="0" w:space="0" w:color="auto"/>
                <w:right w:val="none" w:sz="0" w:space="0" w:color="auto"/>
              </w:divBdr>
            </w:div>
            <w:div w:id="1696497471">
              <w:marLeft w:val="0"/>
              <w:marRight w:val="0"/>
              <w:marTop w:val="0"/>
              <w:marBottom w:val="0"/>
              <w:divBdr>
                <w:top w:val="none" w:sz="0" w:space="0" w:color="auto"/>
                <w:left w:val="none" w:sz="0" w:space="0" w:color="auto"/>
                <w:bottom w:val="none" w:sz="0" w:space="0" w:color="auto"/>
                <w:right w:val="none" w:sz="0" w:space="0" w:color="auto"/>
              </w:divBdr>
            </w:div>
            <w:div w:id="1349600383">
              <w:marLeft w:val="0"/>
              <w:marRight w:val="0"/>
              <w:marTop w:val="0"/>
              <w:marBottom w:val="0"/>
              <w:divBdr>
                <w:top w:val="none" w:sz="0" w:space="0" w:color="auto"/>
                <w:left w:val="none" w:sz="0" w:space="0" w:color="auto"/>
                <w:bottom w:val="none" w:sz="0" w:space="0" w:color="auto"/>
                <w:right w:val="none" w:sz="0" w:space="0" w:color="auto"/>
              </w:divBdr>
            </w:div>
            <w:div w:id="1201437181">
              <w:marLeft w:val="0"/>
              <w:marRight w:val="0"/>
              <w:marTop w:val="0"/>
              <w:marBottom w:val="0"/>
              <w:divBdr>
                <w:top w:val="none" w:sz="0" w:space="0" w:color="auto"/>
                <w:left w:val="none" w:sz="0" w:space="0" w:color="auto"/>
                <w:bottom w:val="none" w:sz="0" w:space="0" w:color="auto"/>
                <w:right w:val="none" w:sz="0" w:space="0" w:color="auto"/>
              </w:divBdr>
            </w:div>
            <w:div w:id="188689513">
              <w:marLeft w:val="0"/>
              <w:marRight w:val="0"/>
              <w:marTop w:val="0"/>
              <w:marBottom w:val="0"/>
              <w:divBdr>
                <w:top w:val="none" w:sz="0" w:space="0" w:color="auto"/>
                <w:left w:val="none" w:sz="0" w:space="0" w:color="auto"/>
                <w:bottom w:val="none" w:sz="0" w:space="0" w:color="auto"/>
                <w:right w:val="none" w:sz="0" w:space="0" w:color="auto"/>
              </w:divBdr>
            </w:div>
            <w:div w:id="1526485538">
              <w:marLeft w:val="0"/>
              <w:marRight w:val="0"/>
              <w:marTop w:val="0"/>
              <w:marBottom w:val="0"/>
              <w:divBdr>
                <w:top w:val="none" w:sz="0" w:space="0" w:color="auto"/>
                <w:left w:val="none" w:sz="0" w:space="0" w:color="auto"/>
                <w:bottom w:val="none" w:sz="0" w:space="0" w:color="auto"/>
                <w:right w:val="none" w:sz="0" w:space="0" w:color="auto"/>
              </w:divBdr>
            </w:div>
            <w:div w:id="55978817">
              <w:marLeft w:val="0"/>
              <w:marRight w:val="0"/>
              <w:marTop w:val="0"/>
              <w:marBottom w:val="0"/>
              <w:divBdr>
                <w:top w:val="none" w:sz="0" w:space="0" w:color="auto"/>
                <w:left w:val="none" w:sz="0" w:space="0" w:color="auto"/>
                <w:bottom w:val="none" w:sz="0" w:space="0" w:color="auto"/>
                <w:right w:val="none" w:sz="0" w:space="0" w:color="auto"/>
              </w:divBdr>
            </w:div>
            <w:div w:id="1822847820">
              <w:marLeft w:val="0"/>
              <w:marRight w:val="0"/>
              <w:marTop w:val="0"/>
              <w:marBottom w:val="0"/>
              <w:divBdr>
                <w:top w:val="none" w:sz="0" w:space="0" w:color="auto"/>
                <w:left w:val="none" w:sz="0" w:space="0" w:color="auto"/>
                <w:bottom w:val="none" w:sz="0" w:space="0" w:color="auto"/>
                <w:right w:val="none" w:sz="0" w:space="0" w:color="auto"/>
              </w:divBdr>
            </w:div>
            <w:div w:id="17142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9259">
      <w:bodyDiv w:val="1"/>
      <w:marLeft w:val="0"/>
      <w:marRight w:val="0"/>
      <w:marTop w:val="0"/>
      <w:marBottom w:val="0"/>
      <w:divBdr>
        <w:top w:val="none" w:sz="0" w:space="0" w:color="auto"/>
        <w:left w:val="none" w:sz="0" w:space="0" w:color="auto"/>
        <w:bottom w:val="none" w:sz="0" w:space="0" w:color="auto"/>
        <w:right w:val="none" w:sz="0" w:space="0" w:color="auto"/>
      </w:divBdr>
      <w:divsChild>
        <w:div w:id="1036352223">
          <w:marLeft w:val="0"/>
          <w:marRight w:val="0"/>
          <w:marTop w:val="0"/>
          <w:marBottom w:val="0"/>
          <w:divBdr>
            <w:top w:val="none" w:sz="0" w:space="0" w:color="auto"/>
            <w:left w:val="none" w:sz="0" w:space="0" w:color="auto"/>
            <w:bottom w:val="none" w:sz="0" w:space="0" w:color="auto"/>
            <w:right w:val="none" w:sz="0" w:space="0" w:color="auto"/>
          </w:divBdr>
          <w:divsChild>
            <w:div w:id="242299963">
              <w:marLeft w:val="0"/>
              <w:marRight w:val="0"/>
              <w:marTop w:val="0"/>
              <w:marBottom w:val="0"/>
              <w:divBdr>
                <w:top w:val="none" w:sz="0" w:space="0" w:color="auto"/>
                <w:left w:val="none" w:sz="0" w:space="0" w:color="auto"/>
                <w:bottom w:val="none" w:sz="0" w:space="0" w:color="auto"/>
                <w:right w:val="none" w:sz="0" w:space="0" w:color="auto"/>
              </w:divBdr>
            </w:div>
            <w:div w:id="1117679766">
              <w:marLeft w:val="0"/>
              <w:marRight w:val="0"/>
              <w:marTop w:val="0"/>
              <w:marBottom w:val="0"/>
              <w:divBdr>
                <w:top w:val="none" w:sz="0" w:space="0" w:color="auto"/>
                <w:left w:val="none" w:sz="0" w:space="0" w:color="auto"/>
                <w:bottom w:val="none" w:sz="0" w:space="0" w:color="auto"/>
                <w:right w:val="none" w:sz="0" w:space="0" w:color="auto"/>
              </w:divBdr>
            </w:div>
            <w:div w:id="1375421642">
              <w:marLeft w:val="0"/>
              <w:marRight w:val="0"/>
              <w:marTop w:val="0"/>
              <w:marBottom w:val="0"/>
              <w:divBdr>
                <w:top w:val="none" w:sz="0" w:space="0" w:color="auto"/>
                <w:left w:val="none" w:sz="0" w:space="0" w:color="auto"/>
                <w:bottom w:val="none" w:sz="0" w:space="0" w:color="auto"/>
                <w:right w:val="none" w:sz="0" w:space="0" w:color="auto"/>
              </w:divBdr>
            </w:div>
            <w:div w:id="181746143">
              <w:marLeft w:val="0"/>
              <w:marRight w:val="0"/>
              <w:marTop w:val="0"/>
              <w:marBottom w:val="0"/>
              <w:divBdr>
                <w:top w:val="none" w:sz="0" w:space="0" w:color="auto"/>
                <w:left w:val="none" w:sz="0" w:space="0" w:color="auto"/>
                <w:bottom w:val="none" w:sz="0" w:space="0" w:color="auto"/>
                <w:right w:val="none" w:sz="0" w:space="0" w:color="auto"/>
              </w:divBdr>
            </w:div>
            <w:div w:id="958489555">
              <w:marLeft w:val="0"/>
              <w:marRight w:val="0"/>
              <w:marTop w:val="0"/>
              <w:marBottom w:val="0"/>
              <w:divBdr>
                <w:top w:val="none" w:sz="0" w:space="0" w:color="auto"/>
                <w:left w:val="none" w:sz="0" w:space="0" w:color="auto"/>
                <w:bottom w:val="none" w:sz="0" w:space="0" w:color="auto"/>
                <w:right w:val="none" w:sz="0" w:space="0" w:color="auto"/>
              </w:divBdr>
            </w:div>
            <w:div w:id="711199191">
              <w:marLeft w:val="0"/>
              <w:marRight w:val="0"/>
              <w:marTop w:val="0"/>
              <w:marBottom w:val="0"/>
              <w:divBdr>
                <w:top w:val="none" w:sz="0" w:space="0" w:color="auto"/>
                <w:left w:val="none" w:sz="0" w:space="0" w:color="auto"/>
                <w:bottom w:val="none" w:sz="0" w:space="0" w:color="auto"/>
                <w:right w:val="none" w:sz="0" w:space="0" w:color="auto"/>
              </w:divBdr>
            </w:div>
            <w:div w:id="254675093">
              <w:marLeft w:val="0"/>
              <w:marRight w:val="0"/>
              <w:marTop w:val="0"/>
              <w:marBottom w:val="0"/>
              <w:divBdr>
                <w:top w:val="none" w:sz="0" w:space="0" w:color="auto"/>
                <w:left w:val="none" w:sz="0" w:space="0" w:color="auto"/>
                <w:bottom w:val="none" w:sz="0" w:space="0" w:color="auto"/>
                <w:right w:val="none" w:sz="0" w:space="0" w:color="auto"/>
              </w:divBdr>
            </w:div>
            <w:div w:id="1361785393">
              <w:marLeft w:val="0"/>
              <w:marRight w:val="0"/>
              <w:marTop w:val="0"/>
              <w:marBottom w:val="0"/>
              <w:divBdr>
                <w:top w:val="none" w:sz="0" w:space="0" w:color="auto"/>
                <w:left w:val="none" w:sz="0" w:space="0" w:color="auto"/>
                <w:bottom w:val="none" w:sz="0" w:space="0" w:color="auto"/>
                <w:right w:val="none" w:sz="0" w:space="0" w:color="auto"/>
              </w:divBdr>
            </w:div>
            <w:div w:id="485171772">
              <w:marLeft w:val="0"/>
              <w:marRight w:val="0"/>
              <w:marTop w:val="0"/>
              <w:marBottom w:val="0"/>
              <w:divBdr>
                <w:top w:val="none" w:sz="0" w:space="0" w:color="auto"/>
                <w:left w:val="none" w:sz="0" w:space="0" w:color="auto"/>
                <w:bottom w:val="none" w:sz="0" w:space="0" w:color="auto"/>
                <w:right w:val="none" w:sz="0" w:space="0" w:color="auto"/>
              </w:divBdr>
            </w:div>
            <w:div w:id="1949116587">
              <w:marLeft w:val="0"/>
              <w:marRight w:val="0"/>
              <w:marTop w:val="0"/>
              <w:marBottom w:val="0"/>
              <w:divBdr>
                <w:top w:val="none" w:sz="0" w:space="0" w:color="auto"/>
                <w:left w:val="none" w:sz="0" w:space="0" w:color="auto"/>
                <w:bottom w:val="none" w:sz="0" w:space="0" w:color="auto"/>
                <w:right w:val="none" w:sz="0" w:space="0" w:color="auto"/>
              </w:divBdr>
            </w:div>
            <w:div w:id="1096484123">
              <w:marLeft w:val="0"/>
              <w:marRight w:val="0"/>
              <w:marTop w:val="0"/>
              <w:marBottom w:val="0"/>
              <w:divBdr>
                <w:top w:val="none" w:sz="0" w:space="0" w:color="auto"/>
                <w:left w:val="none" w:sz="0" w:space="0" w:color="auto"/>
                <w:bottom w:val="none" w:sz="0" w:space="0" w:color="auto"/>
                <w:right w:val="none" w:sz="0" w:space="0" w:color="auto"/>
              </w:divBdr>
            </w:div>
            <w:div w:id="1406762451">
              <w:marLeft w:val="0"/>
              <w:marRight w:val="0"/>
              <w:marTop w:val="0"/>
              <w:marBottom w:val="0"/>
              <w:divBdr>
                <w:top w:val="none" w:sz="0" w:space="0" w:color="auto"/>
                <w:left w:val="none" w:sz="0" w:space="0" w:color="auto"/>
                <w:bottom w:val="none" w:sz="0" w:space="0" w:color="auto"/>
                <w:right w:val="none" w:sz="0" w:space="0" w:color="auto"/>
              </w:divBdr>
            </w:div>
            <w:div w:id="963073586">
              <w:marLeft w:val="0"/>
              <w:marRight w:val="0"/>
              <w:marTop w:val="0"/>
              <w:marBottom w:val="0"/>
              <w:divBdr>
                <w:top w:val="none" w:sz="0" w:space="0" w:color="auto"/>
                <w:left w:val="none" w:sz="0" w:space="0" w:color="auto"/>
                <w:bottom w:val="none" w:sz="0" w:space="0" w:color="auto"/>
                <w:right w:val="none" w:sz="0" w:space="0" w:color="auto"/>
              </w:divBdr>
            </w:div>
            <w:div w:id="1515880119">
              <w:marLeft w:val="0"/>
              <w:marRight w:val="0"/>
              <w:marTop w:val="0"/>
              <w:marBottom w:val="0"/>
              <w:divBdr>
                <w:top w:val="none" w:sz="0" w:space="0" w:color="auto"/>
                <w:left w:val="none" w:sz="0" w:space="0" w:color="auto"/>
                <w:bottom w:val="none" w:sz="0" w:space="0" w:color="auto"/>
                <w:right w:val="none" w:sz="0" w:space="0" w:color="auto"/>
              </w:divBdr>
            </w:div>
            <w:div w:id="1706446028">
              <w:marLeft w:val="0"/>
              <w:marRight w:val="0"/>
              <w:marTop w:val="0"/>
              <w:marBottom w:val="0"/>
              <w:divBdr>
                <w:top w:val="none" w:sz="0" w:space="0" w:color="auto"/>
                <w:left w:val="none" w:sz="0" w:space="0" w:color="auto"/>
                <w:bottom w:val="none" w:sz="0" w:space="0" w:color="auto"/>
                <w:right w:val="none" w:sz="0" w:space="0" w:color="auto"/>
              </w:divBdr>
            </w:div>
            <w:div w:id="1349479655">
              <w:marLeft w:val="0"/>
              <w:marRight w:val="0"/>
              <w:marTop w:val="0"/>
              <w:marBottom w:val="0"/>
              <w:divBdr>
                <w:top w:val="none" w:sz="0" w:space="0" w:color="auto"/>
                <w:left w:val="none" w:sz="0" w:space="0" w:color="auto"/>
                <w:bottom w:val="none" w:sz="0" w:space="0" w:color="auto"/>
                <w:right w:val="none" w:sz="0" w:space="0" w:color="auto"/>
              </w:divBdr>
            </w:div>
            <w:div w:id="19727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4189">
      <w:bodyDiv w:val="1"/>
      <w:marLeft w:val="0"/>
      <w:marRight w:val="0"/>
      <w:marTop w:val="0"/>
      <w:marBottom w:val="0"/>
      <w:divBdr>
        <w:top w:val="none" w:sz="0" w:space="0" w:color="auto"/>
        <w:left w:val="none" w:sz="0" w:space="0" w:color="auto"/>
        <w:bottom w:val="none" w:sz="0" w:space="0" w:color="auto"/>
        <w:right w:val="none" w:sz="0" w:space="0" w:color="auto"/>
      </w:divBdr>
      <w:divsChild>
        <w:div w:id="1276786097">
          <w:marLeft w:val="0"/>
          <w:marRight w:val="0"/>
          <w:marTop w:val="0"/>
          <w:marBottom w:val="0"/>
          <w:divBdr>
            <w:top w:val="none" w:sz="0" w:space="0" w:color="auto"/>
            <w:left w:val="none" w:sz="0" w:space="0" w:color="auto"/>
            <w:bottom w:val="none" w:sz="0" w:space="0" w:color="auto"/>
            <w:right w:val="none" w:sz="0" w:space="0" w:color="auto"/>
          </w:divBdr>
          <w:divsChild>
            <w:div w:id="1739594452">
              <w:marLeft w:val="0"/>
              <w:marRight w:val="0"/>
              <w:marTop w:val="0"/>
              <w:marBottom w:val="0"/>
              <w:divBdr>
                <w:top w:val="none" w:sz="0" w:space="0" w:color="auto"/>
                <w:left w:val="none" w:sz="0" w:space="0" w:color="auto"/>
                <w:bottom w:val="none" w:sz="0" w:space="0" w:color="auto"/>
                <w:right w:val="none" w:sz="0" w:space="0" w:color="auto"/>
              </w:divBdr>
            </w:div>
            <w:div w:id="935558945">
              <w:marLeft w:val="0"/>
              <w:marRight w:val="0"/>
              <w:marTop w:val="0"/>
              <w:marBottom w:val="0"/>
              <w:divBdr>
                <w:top w:val="none" w:sz="0" w:space="0" w:color="auto"/>
                <w:left w:val="none" w:sz="0" w:space="0" w:color="auto"/>
                <w:bottom w:val="none" w:sz="0" w:space="0" w:color="auto"/>
                <w:right w:val="none" w:sz="0" w:space="0" w:color="auto"/>
              </w:divBdr>
            </w:div>
            <w:div w:id="1397975596">
              <w:marLeft w:val="0"/>
              <w:marRight w:val="0"/>
              <w:marTop w:val="0"/>
              <w:marBottom w:val="0"/>
              <w:divBdr>
                <w:top w:val="none" w:sz="0" w:space="0" w:color="auto"/>
                <w:left w:val="none" w:sz="0" w:space="0" w:color="auto"/>
                <w:bottom w:val="none" w:sz="0" w:space="0" w:color="auto"/>
                <w:right w:val="none" w:sz="0" w:space="0" w:color="auto"/>
              </w:divBdr>
            </w:div>
            <w:div w:id="1246304156">
              <w:marLeft w:val="0"/>
              <w:marRight w:val="0"/>
              <w:marTop w:val="0"/>
              <w:marBottom w:val="0"/>
              <w:divBdr>
                <w:top w:val="none" w:sz="0" w:space="0" w:color="auto"/>
                <w:left w:val="none" w:sz="0" w:space="0" w:color="auto"/>
                <w:bottom w:val="none" w:sz="0" w:space="0" w:color="auto"/>
                <w:right w:val="none" w:sz="0" w:space="0" w:color="auto"/>
              </w:divBdr>
            </w:div>
            <w:div w:id="1089422853">
              <w:marLeft w:val="0"/>
              <w:marRight w:val="0"/>
              <w:marTop w:val="0"/>
              <w:marBottom w:val="0"/>
              <w:divBdr>
                <w:top w:val="none" w:sz="0" w:space="0" w:color="auto"/>
                <w:left w:val="none" w:sz="0" w:space="0" w:color="auto"/>
                <w:bottom w:val="none" w:sz="0" w:space="0" w:color="auto"/>
                <w:right w:val="none" w:sz="0" w:space="0" w:color="auto"/>
              </w:divBdr>
            </w:div>
            <w:div w:id="1166819539">
              <w:marLeft w:val="0"/>
              <w:marRight w:val="0"/>
              <w:marTop w:val="0"/>
              <w:marBottom w:val="0"/>
              <w:divBdr>
                <w:top w:val="none" w:sz="0" w:space="0" w:color="auto"/>
                <w:left w:val="none" w:sz="0" w:space="0" w:color="auto"/>
                <w:bottom w:val="none" w:sz="0" w:space="0" w:color="auto"/>
                <w:right w:val="none" w:sz="0" w:space="0" w:color="auto"/>
              </w:divBdr>
            </w:div>
            <w:div w:id="2442739">
              <w:marLeft w:val="0"/>
              <w:marRight w:val="0"/>
              <w:marTop w:val="0"/>
              <w:marBottom w:val="0"/>
              <w:divBdr>
                <w:top w:val="none" w:sz="0" w:space="0" w:color="auto"/>
                <w:left w:val="none" w:sz="0" w:space="0" w:color="auto"/>
                <w:bottom w:val="none" w:sz="0" w:space="0" w:color="auto"/>
                <w:right w:val="none" w:sz="0" w:space="0" w:color="auto"/>
              </w:divBdr>
            </w:div>
            <w:div w:id="63603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88795">
      <w:bodyDiv w:val="1"/>
      <w:marLeft w:val="0"/>
      <w:marRight w:val="0"/>
      <w:marTop w:val="0"/>
      <w:marBottom w:val="0"/>
      <w:divBdr>
        <w:top w:val="none" w:sz="0" w:space="0" w:color="auto"/>
        <w:left w:val="none" w:sz="0" w:space="0" w:color="auto"/>
        <w:bottom w:val="none" w:sz="0" w:space="0" w:color="auto"/>
        <w:right w:val="none" w:sz="0" w:space="0" w:color="auto"/>
      </w:divBdr>
    </w:div>
    <w:div w:id="1796635826">
      <w:bodyDiv w:val="1"/>
      <w:marLeft w:val="0"/>
      <w:marRight w:val="0"/>
      <w:marTop w:val="0"/>
      <w:marBottom w:val="0"/>
      <w:divBdr>
        <w:top w:val="none" w:sz="0" w:space="0" w:color="auto"/>
        <w:left w:val="none" w:sz="0" w:space="0" w:color="auto"/>
        <w:bottom w:val="none" w:sz="0" w:space="0" w:color="auto"/>
        <w:right w:val="none" w:sz="0" w:space="0" w:color="auto"/>
      </w:divBdr>
      <w:divsChild>
        <w:div w:id="1252397931">
          <w:marLeft w:val="547"/>
          <w:marRight w:val="0"/>
          <w:marTop w:val="154"/>
          <w:marBottom w:val="0"/>
          <w:divBdr>
            <w:top w:val="none" w:sz="0" w:space="0" w:color="auto"/>
            <w:left w:val="none" w:sz="0" w:space="0" w:color="auto"/>
            <w:bottom w:val="none" w:sz="0" w:space="0" w:color="auto"/>
            <w:right w:val="none" w:sz="0" w:space="0" w:color="auto"/>
          </w:divBdr>
        </w:div>
        <w:div w:id="1575092626">
          <w:marLeft w:val="547"/>
          <w:marRight w:val="0"/>
          <w:marTop w:val="154"/>
          <w:marBottom w:val="0"/>
          <w:divBdr>
            <w:top w:val="none" w:sz="0" w:space="0" w:color="auto"/>
            <w:left w:val="none" w:sz="0" w:space="0" w:color="auto"/>
            <w:bottom w:val="none" w:sz="0" w:space="0" w:color="auto"/>
            <w:right w:val="none" w:sz="0" w:space="0" w:color="auto"/>
          </w:divBdr>
        </w:div>
        <w:div w:id="2126651137">
          <w:marLeft w:val="547"/>
          <w:marRight w:val="0"/>
          <w:marTop w:val="154"/>
          <w:marBottom w:val="0"/>
          <w:divBdr>
            <w:top w:val="none" w:sz="0" w:space="0" w:color="auto"/>
            <w:left w:val="none" w:sz="0" w:space="0" w:color="auto"/>
            <w:bottom w:val="none" w:sz="0" w:space="0" w:color="auto"/>
            <w:right w:val="none" w:sz="0" w:space="0" w:color="auto"/>
          </w:divBdr>
        </w:div>
      </w:divsChild>
    </w:div>
    <w:div w:id="1821651108">
      <w:bodyDiv w:val="1"/>
      <w:marLeft w:val="0"/>
      <w:marRight w:val="0"/>
      <w:marTop w:val="0"/>
      <w:marBottom w:val="0"/>
      <w:divBdr>
        <w:top w:val="none" w:sz="0" w:space="0" w:color="auto"/>
        <w:left w:val="none" w:sz="0" w:space="0" w:color="auto"/>
        <w:bottom w:val="none" w:sz="0" w:space="0" w:color="auto"/>
        <w:right w:val="none" w:sz="0" w:space="0" w:color="auto"/>
      </w:divBdr>
    </w:div>
    <w:div w:id="1946422290">
      <w:bodyDiv w:val="1"/>
      <w:marLeft w:val="0"/>
      <w:marRight w:val="0"/>
      <w:marTop w:val="0"/>
      <w:marBottom w:val="0"/>
      <w:divBdr>
        <w:top w:val="none" w:sz="0" w:space="0" w:color="auto"/>
        <w:left w:val="none" w:sz="0" w:space="0" w:color="auto"/>
        <w:bottom w:val="none" w:sz="0" w:space="0" w:color="auto"/>
        <w:right w:val="none" w:sz="0" w:space="0" w:color="auto"/>
      </w:divBdr>
      <w:divsChild>
        <w:div w:id="199711760">
          <w:marLeft w:val="0"/>
          <w:marRight w:val="0"/>
          <w:marTop w:val="0"/>
          <w:marBottom w:val="0"/>
          <w:divBdr>
            <w:top w:val="none" w:sz="0" w:space="0" w:color="auto"/>
            <w:left w:val="none" w:sz="0" w:space="0" w:color="auto"/>
            <w:bottom w:val="none" w:sz="0" w:space="0" w:color="auto"/>
            <w:right w:val="none" w:sz="0" w:space="0" w:color="auto"/>
          </w:divBdr>
          <w:divsChild>
            <w:div w:id="1440880990">
              <w:marLeft w:val="0"/>
              <w:marRight w:val="0"/>
              <w:marTop w:val="0"/>
              <w:marBottom w:val="0"/>
              <w:divBdr>
                <w:top w:val="none" w:sz="0" w:space="0" w:color="auto"/>
                <w:left w:val="none" w:sz="0" w:space="0" w:color="auto"/>
                <w:bottom w:val="none" w:sz="0" w:space="0" w:color="auto"/>
                <w:right w:val="none" w:sz="0" w:space="0" w:color="auto"/>
              </w:divBdr>
            </w:div>
            <w:div w:id="1028529870">
              <w:marLeft w:val="0"/>
              <w:marRight w:val="0"/>
              <w:marTop w:val="0"/>
              <w:marBottom w:val="0"/>
              <w:divBdr>
                <w:top w:val="none" w:sz="0" w:space="0" w:color="auto"/>
                <w:left w:val="none" w:sz="0" w:space="0" w:color="auto"/>
                <w:bottom w:val="none" w:sz="0" w:space="0" w:color="auto"/>
                <w:right w:val="none" w:sz="0" w:space="0" w:color="auto"/>
              </w:divBdr>
            </w:div>
            <w:div w:id="1477258345">
              <w:marLeft w:val="0"/>
              <w:marRight w:val="0"/>
              <w:marTop w:val="0"/>
              <w:marBottom w:val="0"/>
              <w:divBdr>
                <w:top w:val="none" w:sz="0" w:space="0" w:color="auto"/>
                <w:left w:val="none" w:sz="0" w:space="0" w:color="auto"/>
                <w:bottom w:val="none" w:sz="0" w:space="0" w:color="auto"/>
                <w:right w:val="none" w:sz="0" w:space="0" w:color="auto"/>
              </w:divBdr>
            </w:div>
            <w:div w:id="1377198020">
              <w:marLeft w:val="0"/>
              <w:marRight w:val="0"/>
              <w:marTop w:val="0"/>
              <w:marBottom w:val="0"/>
              <w:divBdr>
                <w:top w:val="none" w:sz="0" w:space="0" w:color="auto"/>
                <w:left w:val="none" w:sz="0" w:space="0" w:color="auto"/>
                <w:bottom w:val="none" w:sz="0" w:space="0" w:color="auto"/>
                <w:right w:val="none" w:sz="0" w:space="0" w:color="auto"/>
              </w:divBdr>
            </w:div>
            <w:div w:id="78410554">
              <w:marLeft w:val="0"/>
              <w:marRight w:val="0"/>
              <w:marTop w:val="0"/>
              <w:marBottom w:val="0"/>
              <w:divBdr>
                <w:top w:val="none" w:sz="0" w:space="0" w:color="auto"/>
                <w:left w:val="none" w:sz="0" w:space="0" w:color="auto"/>
                <w:bottom w:val="none" w:sz="0" w:space="0" w:color="auto"/>
                <w:right w:val="none" w:sz="0" w:space="0" w:color="auto"/>
              </w:divBdr>
            </w:div>
            <w:div w:id="875462400">
              <w:marLeft w:val="0"/>
              <w:marRight w:val="0"/>
              <w:marTop w:val="0"/>
              <w:marBottom w:val="0"/>
              <w:divBdr>
                <w:top w:val="none" w:sz="0" w:space="0" w:color="auto"/>
                <w:left w:val="none" w:sz="0" w:space="0" w:color="auto"/>
                <w:bottom w:val="none" w:sz="0" w:space="0" w:color="auto"/>
                <w:right w:val="none" w:sz="0" w:space="0" w:color="auto"/>
              </w:divBdr>
            </w:div>
            <w:div w:id="1227184993">
              <w:marLeft w:val="0"/>
              <w:marRight w:val="0"/>
              <w:marTop w:val="0"/>
              <w:marBottom w:val="0"/>
              <w:divBdr>
                <w:top w:val="none" w:sz="0" w:space="0" w:color="auto"/>
                <w:left w:val="none" w:sz="0" w:space="0" w:color="auto"/>
                <w:bottom w:val="none" w:sz="0" w:space="0" w:color="auto"/>
                <w:right w:val="none" w:sz="0" w:space="0" w:color="auto"/>
              </w:divBdr>
            </w:div>
            <w:div w:id="704257881">
              <w:marLeft w:val="0"/>
              <w:marRight w:val="0"/>
              <w:marTop w:val="0"/>
              <w:marBottom w:val="0"/>
              <w:divBdr>
                <w:top w:val="none" w:sz="0" w:space="0" w:color="auto"/>
                <w:left w:val="none" w:sz="0" w:space="0" w:color="auto"/>
                <w:bottom w:val="none" w:sz="0" w:space="0" w:color="auto"/>
                <w:right w:val="none" w:sz="0" w:space="0" w:color="auto"/>
              </w:divBdr>
            </w:div>
            <w:div w:id="1000817030">
              <w:marLeft w:val="0"/>
              <w:marRight w:val="0"/>
              <w:marTop w:val="0"/>
              <w:marBottom w:val="0"/>
              <w:divBdr>
                <w:top w:val="none" w:sz="0" w:space="0" w:color="auto"/>
                <w:left w:val="none" w:sz="0" w:space="0" w:color="auto"/>
                <w:bottom w:val="none" w:sz="0" w:space="0" w:color="auto"/>
                <w:right w:val="none" w:sz="0" w:space="0" w:color="auto"/>
              </w:divBdr>
            </w:div>
            <w:div w:id="1103766668">
              <w:marLeft w:val="0"/>
              <w:marRight w:val="0"/>
              <w:marTop w:val="0"/>
              <w:marBottom w:val="0"/>
              <w:divBdr>
                <w:top w:val="none" w:sz="0" w:space="0" w:color="auto"/>
                <w:left w:val="none" w:sz="0" w:space="0" w:color="auto"/>
                <w:bottom w:val="none" w:sz="0" w:space="0" w:color="auto"/>
                <w:right w:val="none" w:sz="0" w:space="0" w:color="auto"/>
              </w:divBdr>
            </w:div>
            <w:div w:id="375618674">
              <w:marLeft w:val="0"/>
              <w:marRight w:val="0"/>
              <w:marTop w:val="0"/>
              <w:marBottom w:val="0"/>
              <w:divBdr>
                <w:top w:val="none" w:sz="0" w:space="0" w:color="auto"/>
                <w:left w:val="none" w:sz="0" w:space="0" w:color="auto"/>
                <w:bottom w:val="none" w:sz="0" w:space="0" w:color="auto"/>
                <w:right w:val="none" w:sz="0" w:space="0" w:color="auto"/>
              </w:divBdr>
            </w:div>
            <w:div w:id="1277100093">
              <w:marLeft w:val="0"/>
              <w:marRight w:val="0"/>
              <w:marTop w:val="0"/>
              <w:marBottom w:val="0"/>
              <w:divBdr>
                <w:top w:val="none" w:sz="0" w:space="0" w:color="auto"/>
                <w:left w:val="none" w:sz="0" w:space="0" w:color="auto"/>
                <w:bottom w:val="none" w:sz="0" w:space="0" w:color="auto"/>
                <w:right w:val="none" w:sz="0" w:space="0" w:color="auto"/>
              </w:divBdr>
            </w:div>
            <w:div w:id="952908729">
              <w:marLeft w:val="0"/>
              <w:marRight w:val="0"/>
              <w:marTop w:val="0"/>
              <w:marBottom w:val="0"/>
              <w:divBdr>
                <w:top w:val="none" w:sz="0" w:space="0" w:color="auto"/>
                <w:left w:val="none" w:sz="0" w:space="0" w:color="auto"/>
                <w:bottom w:val="none" w:sz="0" w:space="0" w:color="auto"/>
                <w:right w:val="none" w:sz="0" w:space="0" w:color="auto"/>
              </w:divBdr>
            </w:div>
            <w:div w:id="1364751546">
              <w:marLeft w:val="0"/>
              <w:marRight w:val="0"/>
              <w:marTop w:val="0"/>
              <w:marBottom w:val="0"/>
              <w:divBdr>
                <w:top w:val="none" w:sz="0" w:space="0" w:color="auto"/>
                <w:left w:val="none" w:sz="0" w:space="0" w:color="auto"/>
                <w:bottom w:val="none" w:sz="0" w:space="0" w:color="auto"/>
                <w:right w:val="none" w:sz="0" w:space="0" w:color="auto"/>
              </w:divBdr>
            </w:div>
            <w:div w:id="103981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2740">
      <w:bodyDiv w:val="1"/>
      <w:marLeft w:val="0"/>
      <w:marRight w:val="0"/>
      <w:marTop w:val="0"/>
      <w:marBottom w:val="0"/>
      <w:divBdr>
        <w:top w:val="none" w:sz="0" w:space="0" w:color="auto"/>
        <w:left w:val="none" w:sz="0" w:space="0" w:color="auto"/>
        <w:bottom w:val="none" w:sz="0" w:space="0" w:color="auto"/>
        <w:right w:val="none" w:sz="0" w:space="0" w:color="auto"/>
      </w:divBdr>
      <w:divsChild>
        <w:div w:id="338197556">
          <w:marLeft w:val="0"/>
          <w:marRight w:val="0"/>
          <w:marTop w:val="0"/>
          <w:marBottom w:val="0"/>
          <w:divBdr>
            <w:top w:val="none" w:sz="0" w:space="0" w:color="auto"/>
            <w:left w:val="none" w:sz="0" w:space="0" w:color="auto"/>
            <w:bottom w:val="none" w:sz="0" w:space="0" w:color="auto"/>
            <w:right w:val="none" w:sz="0" w:space="0" w:color="auto"/>
          </w:divBdr>
          <w:divsChild>
            <w:div w:id="1071730504">
              <w:marLeft w:val="0"/>
              <w:marRight w:val="0"/>
              <w:marTop w:val="0"/>
              <w:marBottom w:val="0"/>
              <w:divBdr>
                <w:top w:val="none" w:sz="0" w:space="0" w:color="auto"/>
                <w:left w:val="none" w:sz="0" w:space="0" w:color="auto"/>
                <w:bottom w:val="none" w:sz="0" w:space="0" w:color="auto"/>
                <w:right w:val="none" w:sz="0" w:space="0" w:color="auto"/>
              </w:divBdr>
            </w:div>
            <w:div w:id="673728986">
              <w:marLeft w:val="0"/>
              <w:marRight w:val="0"/>
              <w:marTop w:val="0"/>
              <w:marBottom w:val="0"/>
              <w:divBdr>
                <w:top w:val="none" w:sz="0" w:space="0" w:color="auto"/>
                <w:left w:val="none" w:sz="0" w:space="0" w:color="auto"/>
                <w:bottom w:val="none" w:sz="0" w:space="0" w:color="auto"/>
                <w:right w:val="none" w:sz="0" w:space="0" w:color="auto"/>
              </w:divBdr>
            </w:div>
            <w:div w:id="1382897555">
              <w:marLeft w:val="0"/>
              <w:marRight w:val="0"/>
              <w:marTop w:val="0"/>
              <w:marBottom w:val="0"/>
              <w:divBdr>
                <w:top w:val="none" w:sz="0" w:space="0" w:color="auto"/>
                <w:left w:val="none" w:sz="0" w:space="0" w:color="auto"/>
                <w:bottom w:val="none" w:sz="0" w:space="0" w:color="auto"/>
                <w:right w:val="none" w:sz="0" w:space="0" w:color="auto"/>
              </w:divBdr>
            </w:div>
            <w:div w:id="1228606983">
              <w:marLeft w:val="0"/>
              <w:marRight w:val="0"/>
              <w:marTop w:val="0"/>
              <w:marBottom w:val="0"/>
              <w:divBdr>
                <w:top w:val="none" w:sz="0" w:space="0" w:color="auto"/>
                <w:left w:val="none" w:sz="0" w:space="0" w:color="auto"/>
                <w:bottom w:val="none" w:sz="0" w:space="0" w:color="auto"/>
                <w:right w:val="none" w:sz="0" w:space="0" w:color="auto"/>
              </w:divBdr>
            </w:div>
            <w:div w:id="935334340">
              <w:marLeft w:val="0"/>
              <w:marRight w:val="0"/>
              <w:marTop w:val="0"/>
              <w:marBottom w:val="0"/>
              <w:divBdr>
                <w:top w:val="none" w:sz="0" w:space="0" w:color="auto"/>
                <w:left w:val="none" w:sz="0" w:space="0" w:color="auto"/>
                <w:bottom w:val="none" w:sz="0" w:space="0" w:color="auto"/>
                <w:right w:val="none" w:sz="0" w:space="0" w:color="auto"/>
              </w:divBdr>
            </w:div>
            <w:div w:id="110902074">
              <w:marLeft w:val="0"/>
              <w:marRight w:val="0"/>
              <w:marTop w:val="0"/>
              <w:marBottom w:val="0"/>
              <w:divBdr>
                <w:top w:val="none" w:sz="0" w:space="0" w:color="auto"/>
                <w:left w:val="none" w:sz="0" w:space="0" w:color="auto"/>
                <w:bottom w:val="none" w:sz="0" w:space="0" w:color="auto"/>
                <w:right w:val="none" w:sz="0" w:space="0" w:color="auto"/>
              </w:divBdr>
            </w:div>
            <w:div w:id="730080194">
              <w:marLeft w:val="0"/>
              <w:marRight w:val="0"/>
              <w:marTop w:val="0"/>
              <w:marBottom w:val="0"/>
              <w:divBdr>
                <w:top w:val="none" w:sz="0" w:space="0" w:color="auto"/>
                <w:left w:val="none" w:sz="0" w:space="0" w:color="auto"/>
                <w:bottom w:val="none" w:sz="0" w:space="0" w:color="auto"/>
                <w:right w:val="none" w:sz="0" w:space="0" w:color="auto"/>
              </w:divBdr>
            </w:div>
            <w:div w:id="1571037623">
              <w:marLeft w:val="0"/>
              <w:marRight w:val="0"/>
              <w:marTop w:val="0"/>
              <w:marBottom w:val="0"/>
              <w:divBdr>
                <w:top w:val="none" w:sz="0" w:space="0" w:color="auto"/>
                <w:left w:val="none" w:sz="0" w:space="0" w:color="auto"/>
                <w:bottom w:val="none" w:sz="0" w:space="0" w:color="auto"/>
                <w:right w:val="none" w:sz="0" w:space="0" w:color="auto"/>
              </w:divBdr>
            </w:div>
            <w:div w:id="2078088510">
              <w:marLeft w:val="0"/>
              <w:marRight w:val="0"/>
              <w:marTop w:val="0"/>
              <w:marBottom w:val="0"/>
              <w:divBdr>
                <w:top w:val="none" w:sz="0" w:space="0" w:color="auto"/>
                <w:left w:val="none" w:sz="0" w:space="0" w:color="auto"/>
                <w:bottom w:val="none" w:sz="0" w:space="0" w:color="auto"/>
                <w:right w:val="none" w:sz="0" w:space="0" w:color="auto"/>
              </w:divBdr>
            </w:div>
            <w:div w:id="1913736616">
              <w:marLeft w:val="0"/>
              <w:marRight w:val="0"/>
              <w:marTop w:val="0"/>
              <w:marBottom w:val="0"/>
              <w:divBdr>
                <w:top w:val="none" w:sz="0" w:space="0" w:color="auto"/>
                <w:left w:val="none" w:sz="0" w:space="0" w:color="auto"/>
                <w:bottom w:val="none" w:sz="0" w:space="0" w:color="auto"/>
                <w:right w:val="none" w:sz="0" w:space="0" w:color="auto"/>
              </w:divBdr>
            </w:div>
            <w:div w:id="1319843520">
              <w:marLeft w:val="0"/>
              <w:marRight w:val="0"/>
              <w:marTop w:val="0"/>
              <w:marBottom w:val="0"/>
              <w:divBdr>
                <w:top w:val="none" w:sz="0" w:space="0" w:color="auto"/>
                <w:left w:val="none" w:sz="0" w:space="0" w:color="auto"/>
                <w:bottom w:val="none" w:sz="0" w:space="0" w:color="auto"/>
                <w:right w:val="none" w:sz="0" w:space="0" w:color="auto"/>
              </w:divBdr>
            </w:div>
            <w:div w:id="2069720160">
              <w:marLeft w:val="0"/>
              <w:marRight w:val="0"/>
              <w:marTop w:val="0"/>
              <w:marBottom w:val="0"/>
              <w:divBdr>
                <w:top w:val="none" w:sz="0" w:space="0" w:color="auto"/>
                <w:left w:val="none" w:sz="0" w:space="0" w:color="auto"/>
                <w:bottom w:val="none" w:sz="0" w:space="0" w:color="auto"/>
                <w:right w:val="none" w:sz="0" w:space="0" w:color="auto"/>
              </w:divBdr>
            </w:div>
            <w:div w:id="949242834">
              <w:marLeft w:val="0"/>
              <w:marRight w:val="0"/>
              <w:marTop w:val="0"/>
              <w:marBottom w:val="0"/>
              <w:divBdr>
                <w:top w:val="none" w:sz="0" w:space="0" w:color="auto"/>
                <w:left w:val="none" w:sz="0" w:space="0" w:color="auto"/>
                <w:bottom w:val="none" w:sz="0" w:space="0" w:color="auto"/>
                <w:right w:val="none" w:sz="0" w:space="0" w:color="auto"/>
              </w:divBdr>
            </w:div>
            <w:div w:id="115410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7970">
      <w:bodyDiv w:val="1"/>
      <w:marLeft w:val="0"/>
      <w:marRight w:val="0"/>
      <w:marTop w:val="0"/>
      <w:marBottom w:val="0"/>
      <w:divBdr>
        <w:top w:val="none" w:sz="0" w:space="0" w:color="auto"/>
        <w:left w:val="none" w:sz="0" w:space="0" w:color="auto"/>
        <w:bottom w:val="none" w:sz="0" w:space="0" w:color="auto"/>
        <w:right w:val="none" w:sz="0" w:space="0" w:color="auto"/>
      </w:divBdr>
      <w:divsChild>
        <w:div w:id="344283516">
          <w:marLeft w:val="547"/>
          <w:marRight w:val="0"/>
          <w:marTop w:val="154"/>
          <w:marBottom w:val="0"/>
          <w:divBdr>
            <w:top w:val="none" w:sz="0" w:space="0" w:color="auto"/>
            <w:left w:val="none" w:sz="0" w:space="0" w:color="auto"/>
            <w:bottom w:val="none" w:sz="0" w:space="0" w:color="auto"/>
            <w:right w:val="none" w:sz="0" w:space="0" w:color="auto"/>
          </w:divBdr>
        </w:div>
      </w:divsChild>
    </w:div>
    <w:div w:id="2082605258">
      <w:bodyDiv w:val="1"/>
      <w:marLeft w:val="0"/>
      <w:marRight w:val="0"/>
      <w:marTop w:val="0"/>
      <w:marBottom w:val="0"/>
      <w:divBdr>
        <w:top w:val="none" w:sz="0" w:space="0" w:color="auto"/>
        <w:left w:val="none" w:sz="0" w:space="0" w:color="auto"/>
        <w:bottom w:val="none" w:sz="0" w:space="0" w:color="auto"/>
        <w:right w:val="none" w:sz="0" w:space="0" w:color="auto"/>
      </w:divBdr>
      <w:divsChild>
        <w:div w:id="635531048">
          <w:marLeft w:val="0"/>
          <w:marRight w:val="0"/>
          <w:marTop w:val="0"/>
          <w:marBottom w:val="0"/>
          <w:divBdr>
            <w:top w:val="none" w:sz="0" w:space="0" w:color="auto"/>
            <w:left w:val="none" w:sz="0" w:space="0" w:color="auto"/>
            <w:bottom w:val="none" w:sz="0" w:space="0" w:color="auto"/>
            <w:right w:val="none" w:sz="0" w:space="0" w:color="auto"/>
          </w:divBdr>
          <w:divsChild>
            <w:div w:id="307705696">
              <w:marLeft w:val="0"/>
              <w:marRight w:val="0"/>
              <w:marTop w:val="0"/>
              <w:marBottom w:val="0"/>
              <w:divBdr>
                <w:top w:val="none" w:sz="0" w:space="0" w:color="auto"/>
                <w:left w:val="none" w:sz="0" w:space="0" w:color="auto"/>
                <w:bottom w:val="none" w:sz="0" w:space="0" w:color="auto"/>
                <w:right w:val="none" w:sz="0" w:space="0" w:color="auto"/>
              </w:divBdr>
            </w:div>
            <w:div w:id="86195864">
              <w:marLeft w:val="0"/>
              <w:marRight w:val="0"/>
              <w:marTop w:val="0"/>
              <w:marBottom w:val="0"/>
              <w:divBdr>
                <w:top w:val="none" w:sz="0" w:space="0" w:color="auto"/>
                <w:left w:val="none" w:sz="0" w:space="0" w:color="auto"/>
                <w:bottom w:val="none" w:sz="0" w:space="0" w:color="auto"/>
                <w:right w:val="none" w:sz="0" w:space="0" w:color="auto"/>
              </w:divBdr>
            </w:div>
            <w:div w:id="1916207583">
              <w:marLeft w:val="0"/>
              <w:marRight w:val="0"/>
              <w:marTop w:val="0"/>
              <w:marBottom w:val="0"/>
              <w:divBdr>
                <w:top w:val="none" w:sz="0" w:space="0" w:color="auto"/>
                <w:left w:val="none" w:sz="0" w:space="0" w:color="auto"/>
                <w:bottom w:val="none" w:sz="0" w:space="0" w:color="auto"/>
                <w:right w:val="none" w:sz="0" w:space="0" w:color="auto"/>
              </w:divBdr>
            </w:div>
            <w:div w:id="1115951458">
              <w:marLeft w:val="0"/>
              <w:marRight w:val="0"/>
              <w:marTop w:val="0"/>
              <w:marBottom w:val="0"/>
              <w:divBdr>
                <w:top w:val="none" w:sz="0" w:space="0" w:color="auto"/>
                <w:left w:val="none" w:sz="0" w:space="0" w:color="auto"/>
                <w:bottom w:val="none" w:sz="0" w:space="0" w:color="auto"/>
                <w:right w:val="none" w:sz="0" w:space="0" w:color="auto"/>
              </w:divBdr>
            </w:div>
            <w:div w:id="1846049088">
              <w:marLeft w:val="0"/>
              <w:marRight w:val="0"/>
              <w:marTop w:val="0"/>
              <w:marBottom w:val="0"/>
              <w:divBdr>
                <w:top w:val="none" w:sz="0" w:space="0" w:color="auto"/>
                <w:left w:val="none" w:sz="0" w:space="0" w:color="auto"/>
                <w:bottom w:val="none" w:sz="0" w:space="0" w:color="auto"/>
                <w:right w:val="none" w:sz="0" w:space="0" w:color="auto"/>
              </w:divBdr>
            </w:div>
            <w:div w:id="798761302">
              <w:marLeft w:val="0"/>
              <w:marRight w:val="0"/>
              <w:marTop w:val="0"/>
              <w:marBottom w:val="0"/>
              <w:divBdr>
                <w:top w:val="none" w:sz="0" w:space="0" w:color="auto"/>
                <w:left w:val="none" w:sz="0" w:space="0" w:color="auto"/>
                <w:bottom w:val="none" w:sz="0" w:space="0" w:color="auto"/>
                <w:right w:val="none" w:sz="0" w:space="0" w:color="auto"/>
              </w:divBdr>
            </w:div>
            <w:div w:id="2122332615">
              <w:marLeft w:val="0"/>
              <w:marRight w:val="0"/>
              <w:marTop w:val="0"/>
              <w:marBottom w:val="0"/>
              <w:divBdr>
                <w:top w:val="none" w:sz="0" w:space="0" w:color="auto"/>
                <w:left w:val="none" w:sz="0" w:space="0" w:color="auto"/>
                <w:bottom w:val="none" w:sz="0" w:space="0" w:color="auto"/>
                <w:right w:val="none" w:sz="0" w:space="0" w:color="auto"/>
              </w:divBdr>
            </w:div>
            <w:div w:id="766581427">
              <w:marLeft w:val="0"/>
              <w:marRight w:val="0"/>
              <w:marTop w:val="0"/>
              <w:marBottom w:val="0"/>
              <w:divBdr>
                <w:top w:val="none" w:sz="0" w:space="0" w:color="auto"/>
                <w:left w:val="none" w:sz="0" w:space="0" w:color="auto"/>
                <w:bottom w:val="none" w:sz="0" w:space="0" w:color="auto"/>
                <w:right w:val="none" w:sz="0" w:space="0" w:color="auto"/>
              </w:divBdr>
            </w:div>
            <w:div w:id="1220088366">
              <w:marLeft w:val="0"/>
              <w:marRight w:val="0"/>
              <w:marTop w:val="0"/>
              <w:marBottom w:val="0"/>
              <w:divBdr>
                <w:top w:val="none" w:sz="0" w:space="0" w:color="auto"/>
                <w:left w:val="none" w:sz="0" w:space="0" w:color="auto"/>
                <w:bottom w:val="none" w:sz="0" w:space="0" w:color="auto"/>
                <w:right w:val="none" w:sz="0" w:space="0" w:color="auto"/>
              </w:divBdr>
            </w:div>
            <w:div w:id="1894610988">
              <w:marLeft w:val="0"/>
              <w:marRight w:val="0"/>
              <w:marTop w:val="0"/>
              <w:marBottom w:val="0"/>
              <w:divBdr>
                <w:top w:val="none" w:sz="0" w:space="0" w:color="auto"/>
                <w:left w:val="none" w:sz="0" w:space="0" w:color="auto"/>
                <w:bottom w:val="none" w:sz="0" w:space="0" w:color="auto"/>
                <w:right w:val="none" w:sz="0" w:space="0" w:color="auto"/>
              </w:divBdr>
            </w:div>
            <w:div w:id="1513296950">
              <w:marLeft w:val="0"/>
              <w:marRight w:val="0"/>
              <w:marTop w:val="0"/>
              <w:marBottom w:val="0"/>
              <w:divBdr>
                <w:top w:val="none" w:sz="0" w:space="0" w:color="auto"/>
                <w:left w:val="none" w:sz="0" w:space="0" w:color="auto"/>
                <w:bottom w:val="none" w:sz="0" w:space="0" w:color="auto"/>
                <w:right w:val="none" w:sz="0" w:space="0" w:color="auto"/>
              </w:divBdr>
            </w:div>
            <w:div w:id="1502547424">
              <w:marLeft w:val="0"/>
              <w:marRight w:val="0"/>
              <w:marTop w:val="0"/>
              <w:marBottom w:val="0"/>
              <w:divBdr>
                <w:top w:val="none" w:sz="0" w:space="0" w:color="auto"/>
                <w:left w:val="none" w:sz="0" w:space="0" w:color="auto"/>
                <w:bottom w:val="none" w:sz="0" w:space="0" w:color="auto"/>
                <w:right w:val="none" w:sz="0" w:space="0" w:color="auto"/>
              </w:divBdr>
            </w:div>
            <w:div w:id="1187479429">
              <w:marLeft w:val="0"/>
              <w:marRight w:val="0"/>
              <w:marTop w:val="0"/>
              <w:marBottom w:val="0"/>
              <w:divBdr>
                <w:top w:val="none" w:sz="0" w:space="0" w:color="auto"/>
                <w:left w:val="none" w:sz="0" w:space="0" w:color="auto"/>
                <w:bottom w:val="none" w:sz="0" w:space="0" w:color="auto"/>
                <w:right w:val="none" w:sz="0" w:space="0" w:color="auto"/>
              </w:divBdr>
            </w:div>
            <w:div w:id="1078670842">
              <w:marLeft w:val="0"/>
              <w:marRight w:val="0"/>
              <w:marTop w:val="0"/>
              <w:marBottom w:val="0"/>
              <w:divBdr>
                <w:top w:val="none" w:sz="0" w:space="0" w:color="auto"/>
                <w:left w:val="none" w:sz="0" w:space="0" w:color="auto"/>
                <w:bottom w:val="none" w:sz="0" w:space="0" w:color="auto"/>
                <w:right w:val="none" w:sz="0" w:space="0" w:color="auto"/>
              </w:divBdr>
            </w:div>
            <w:div w:id="1455293683">
              <w:marLeft w:val="0"/>
              <w:marRight w:val="0"/>
              <w:marTop w:val="0"/>
              <w:marBottom w:val="0"/>
              <w:divBdr>
                <w:top w:val="none" w:sz="0" w:space="0" w:color="auto"/>
                <w:left w:val="none" w:sz="0" w:space="0" w:color="auto"/>
                <w:bottom w:val="none" w:sz="0" w:space="0" w:color="auto"/>
                <w:right w:val="none" w:sz="0" w:space="0" w:color="auto"/>
              </w:divBdr>
            </w:div>
            <w:div w:id="1705784436">
              <w:marLeft w:val="0"/>
              <w:marRight w:val="0"/>
              <w:marTop w:val="0"/>
              <w:marBottom w:val="0"/>
              <w:divBdr>
                <w:top w:val="none" w:sz="0" w:space="0" w:color="auto"/>
                <w:left w:val="none" w:sz="0" w:space="0" w:color="auto"/>
                <w:bottom w:val="none" w:sz="0" w:space="0" w:color="auto"/>
                <w:right w:val="none" w:sz="0" w:space="0" w:color="auto"/>
              </w:divBdr>
            </w:div>
            <w:div w:id="141840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mp"/><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tmp"/><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D305ED-12E2-41E3-8643-CAC4B33CD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17</Pages>
  <Words>1048</Words>
  <Characters>5980</Characters>
  <Application>Microsoft Office Word</Application>
  <DocSecurity>0</DocSecurity>
  <PresentationFormat/>
  <Lines>49</Lines>
  <Paragraphs>14</Paragraphs>
  <Slides>0</Slides>
  <Notes>0</Notes>
  <HiddenSlides>0</HiddenSlides>
  <MMClips>0</MMClips>
  <ScaleCrop>false</ScaleCrop>
  <Manager/>
  <Company/>
  <LinksUpToDate>false</LinksUpToDate>
  <CharactersWithSpaces>7014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操作系统课程设计实验报告</dc:title>
  <dc:subject/>
  <dc:creator>王全玉</dc:creator>
  <cp:keywords/>
  <dc:description/>
  <cp:lastModifiedBy>m18801288750_1@163.com</cp:lastModifiedBy>
  <cp:revision>20</cp:revision>
  <cp:lastPrinted>2019-03-16T09:50:00Z</cp:lastPrinted>
  <dcterms:created xsi:type="dcterms:W3CDTF">2019-06-02T08:04:00Z</dcterms:created>
  <dcterms:modified xsi:type="dcterms:W3CDTF">2019-06-03T14:17:00Z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2052-6.6.0.2699</vt:lpwstr>
  </property>
</Properties>
</file>